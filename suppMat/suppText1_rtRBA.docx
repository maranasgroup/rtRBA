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757F9" w14:textId="6815B6EA" w:rsidR="00293159" w:rsidRPr="00293159" w:rsidRDefault="00010AF5" w:rsidP="00293159">
      <w:pPr>
        <w:pStyle w:val="Title"/>
        <w:ind w:left="720" w:hanging="720"/>
        <w:jc w:val="center"/>
        <w:rPr>
          <w:rFonts w:ascii="Times New Roman" w:hAnsi="Times New Roman" w:cs="Times New Roman"/>
          <w:b/>
          <w:bCs/>
          <w:color w:val="000000" w:themeColor="text1"/>
          <w:sz w:val="28"/>
          <w:szCs w:val="28"/>
          <w:shd w:val="clear" w:color="auto" w:fill="FFFFFF"/>
        </w:rPr>
      </w:pPr>
      <w:r w:rsidRPr="00010AF5">
        <w:rPr>
          <w:rFonts w:ascii="Times New Roman" w:hAnsi="Times New Roman" w:cs="Times New Roman"/>
          <w:b/>
          <w:bCs/>
          <w:color w:val="000000" w:themeColor="text1"/>
          <w:sz w:val="28"/>
          <w:szCs w:val="28"/>
          <w:shd w:val="clear" w:color="auto" w:fill="FFFFFF"/>
        </w:rPr>
        <w:t xml:space="preserve">Metabolic flux and resource balance in the oleaginous yeast </w:t>
      </w:r>
      <w:r w:rsidRPr="00010AF5">
        <w:rPr>
          <w:rFonts w:ascii="Times New Roman" w:hAnsi="Times New Roman" w:cs="Times New Roman"/>
          <w:b/>
          <w:bCs/>
          <w:i/>
          <w:iCs/>
          <w:color w:val="000000" w:themeColor="text1"/>
          <w:sz w:val="28"/>
          <w:szCs w:val="28"/>
          <w:shd w:val="clear" w:color="auto" w:fill="FFFFFF"/>
        </w:rPr>
        <w:t>Rhodotorula toruloides</w:t>
      </w:r>
      <w:r w:rsidR="00293159">
        <w:rPr>
          <w:rFonts w:ascii="Times New Roman" w:hAnsi="Times New Roman" w:cs="Times New Roman"/>
          <w:b/>
          <w:bCs/>
          <w:color w:val="000000" w:themeColor="text1"/>
          <w:sz w:val="28"/>
          <w:szCs w:val="28"/>
          <w:shd w:val="clear" w:color="auto" w:fill="FFFFFF"/>
        </w:rPr>
        <w:t xml:space="preserve"> – Supplementary Text 1</w:t>
      </w:r>
    </w:p>
    <w:p w14:paraId="29F07293" w14:textId="017D9922" w:rsidR="0083625A" w:rsidRDefault="0083625A" w:rsidP="009C4CE2">
      <w:pPr>
        <w:rPr>
          <w:color w:val="000000" w:themeColor="text1"/>
        </w:rPr>
      </w:pPr>
      <w:r w:rsidRPr="00BE1C1B">
        <w:rPr>
          <w:color w:val="000000" w:themeColor="text1"/>
        </w:rPr>
        <w:t>Eric J. Mooney</w:t>
      </w:r>
      <w:r w:rsidRPr="00BE1C1B">
        <w:rPr>
          <w:color w:val="000000" w:themeColor="text1"/>
          <w:vertAlign w:val="superscript"/>
        </w:rPr>
        <w:fldChar w:fldCharType="begin"/>
      </w:r>
      <w:r w:rsidRPr="00BE1C1B">
        <w:rPr>
          <w:color w:val="000000" w:themeColor="text1"/>
          <w:vertAlign w:val="superscript"/>
        </w:rPr>
        <w:instrText xml:space="preserve"> REF _Ref164264179 \r \h  \* MERGEFORMAT </w:instrText>
      </w:r>
      <w:r w:rsidRPr="00BE1C1B">
        <w:rPr>
          <w:color w:val="000000" w:themeColor="text1"/>
          <w:vertAlign w:val="superscript"/>
        </w:rPr>
      </w:r>
      <w:r w:rsidRPr="00BE1C1B">
        <w:rPr>
          <w:color w:val="000000" w:themeColor="text1"/>
          <w:vertAlign w:val="superscript"/>
        </w:rPr>
        <w:fldChar w:fldCharType="separate"/>
      </w:r>
      <w:r>
        <w:rPr>
          <w:color w:val="000000" w:themeColor="text1"/>
          <w:vertAlign w:val="superscript"/>
        </w:rPr>
        <w:t>a</w:t>
      </w:r>
      <w:r w:rsidRPr="00BE1C1B">
        <w:rPr>
          <w:color w:val="000000" w:themeColor="text1"/>
          <w:vertAlign w:val="superscript"/>
        </w:rPr>
        <w:fldChar w:fldCharType="end"/>
      </w:r>
      <w:r w:rsidRPr="00BE1C1B">
        <w:rPr>
          <w:color w:val="000000" w:themeColor="text1"/>
          <w:vertAlign w:val="superscript"/>
        </w:rPr>
        <w:t>,</w:t>
      </w:r>
      <w:r w:rsidRPr="00BE1C1B">
        <w:rPr>
          <w:color w:val="000000" w:themeColor="text1"/>
          <w:vertAlign w:val="superscript"/>
        </w:rPr>
        <w:fldChar w:fldCharType="begin"/>
      </w:r>
      <w:r w:rsidRPr="00BE1C1B">
        <w:rPr>
          <w:color w:val="000000" w:themeColor="text1"/>
          <w:vertAlign w:val="superscript"/>
        </w:rPr>
        <w:instrText xml:space="preserve"> REF _Ref164264127 \r \h </w:instrText>
      </w:r>
      <w:r w:rsidRPr="00BE1C1B">
        <w:rPr>
          <w:color w:val="000000" w:themeColor="text1"/>
          <w:vertAlign w:val="superscript"/>
        </w:rPr>
      </w:r>
      <w:r w:rsidRPr="00BE1C1B">
        <w:rPr>
          <w:color w:val="000000" w:themeColor="text1"/>
          <w:vertAlign w:val="superscript"/>
        </w:rPr>
        <w:fldChar w:fldCharType="separate"/>
      </w:r>
      <w:r>
        <w:rPr>
          <w:color w:val="000000" w:themeColor="text1"/>
          <w:vertAlign w:val="superscript"/>
        </w:rPr>
        <w:t>b</w:t>
      </w:r>
      <w:r w:rsidRPr="00BE1C1B">
        <w:rPr>
          <w:color w:val="000000" w:themeColor="text1"/>
          <w:vertAlign w:val="superscript"/>
        </w:rPr>
        <w:fldChar w:fldCharType="end"/>
      </w:r>
      <w:r w:rsidRPr="00BE1C1B">
        <w:rPr>
          <w:color w:val="000000" w:themeColor="text1"/>
        </w:rPr>
        <w:t>, Patrick F. Suthers</w:t>
      </w:r>
      <w:r w:rsidRPr="00BE1C1B">
        <w:rPr>
          <w:color w:val="000000" w:themeColor="text1"/>
          <w:vertAlign w:val="superscript"/>
        </w:rPr>
        <w:fldChar w:fldCharType="begin"/>
      </w:r>
      <w:r w:rsidRPr="00BE1C1B">
        <w:rPr>
          <w:color w:val="000000" w:themeColor="text1"/>
          <w:vertAlign w:val="superscript"/>
        </w:rPr>
        <w:instrText xml:space="preserve"> REF _Ref164264127 \r \h </w:instrText>
      </w:r>
      <w:r w:rsidRPr="00BE1C1B">
        <w:rPr>
          <w:color w:val="000000" w:themeColor="text1"/>
          <w:vertAlign w:val="superscript"/>
        </w:rPr>
      </w:r>
      <w:r w:rsidRPr="00BE1C1B">
        <w:rPr>
          <w:color w:val="000000" w:themeColor="text1"/>
          <w:vertAlign w:val="superscript"/>
        </w:rPr>
        <w:fldChar w:fldCharType="separate"/>
      </w:r>
      <w:r>
        <w:rPr>
          <w:color w:val="000000" w:themeColor="text1"/>
          <w:vertAlign w:val="superscript"/>
        </w:rPr>
        <w:t>b</w:t>
      </w:r>
      <w:r w:rsidRPr="00BE1C1B">
        <w:rPr>
          <w:color w:val="000000" w:themeColor="text1"/>
          <w:vertAlign w:val="superscript"/>
        </w:rPr>
        <w:fldChar w:fldCharType="end"/>
      </w:r>
      <w:r w:rsidRPr="00BE1C1B">
        <w:rPr>
          <w:color w:val="000000" w:themeColor="text1"/>
          <w:vertAlign w:val="superscript"/>
        </w:rPr>
        <w:t>,</w:t>
      </w:r>
      <w:r w:rsidRPr="00BE1C1B">
        <w:rPr>
          <w:color w:val="000000" w:themeColor="text1"/>
        </w:rPr>
        <w:fldChar w:fldCharType="begin"/>
      </w:r>
      <w:r w:rsidRPr="00BE1C1B">
        <w:rPr>
          <w:color w:val="000000" w:themeColor="text1"/>
          <w:vertAlign w:val="superscript"/>
        </w:rPr>
        <w:instrText xml:space="preserve"> REF _Ref164264518 \r \h </w:instrText>
      </w:r>
      <w:r w:rsidRPr="00BE1C1B">
        <w:rPr>
          <w:color w:val="000000" w:themeColor="text1"/>
        </w:rPr>
      </w:r>
      <w:r w:rsidRPr="00BE1C1B">
        <w:rPr>
          <w:color w:val="000000" w:themeColor="text1"/>
        </w:rPr>
        <w:fldChar w:fldCharType="separate"/>
      </w:r>
      <w:r>
        <w:rPr>
          <w:color w:val="000000" w:themeColor="text1"/>
          <w:vertAlign w:val="superscript"/>
        </w:rPr>
        <w:t>c</w:t>
      </w:r>
      <w:r w:rsidRPr="00BE1C1B">
        <w:rPr>
          <w:color w:val="000000" w:themeColor="text1"/>
        </w:rPr>
        <w:fldChar w:fldCharType="end"/>
      </w:r>
      <w:r w:rsidRPr="00BE1C1B">
        <w:rPr>
          <w:color w:val="000000" w:themeColor="text1"/>
        </w:rPr>
        <w:t>, Wheaton L. Schroeder</w:t>
      </w:r>
      <w:r w:rsidRPr="00BE1C1B">
        <w:rPr>
          <w:color w:val="000000" w:themeColor="text1"/>
        </w:rPr>
        <w:fldChar w:fldCharType="begin"/>
      </w:r>
      <w:r w:rsidRPr="00BE1C1B">
        <w:rPr>
          <w:color w:val="000000" w:themeColor="text1"/>
          <w:vertAlign w:val="superscript"/>
        </w:rPr>
        <w:instrText xml:space="preserve"> REF _Ref164264518 \r \h </w:instrText>
      </w:r>
      <w:r w:rsidRPr="00BE1C1B">
        <w:rPr>
          <w:color w:val="000000" w:themeColor="text1"/>
        </w:rPr>
      </w:r>
      <w:r w:rsidRPr="00BE1C1B">
        <w:rPr>
          <w:color w:val="000000" w:themeColor="text1"/>
        </w:rPr>
        <w:fldChar w:fldCharType="separate"/>
      </w:r>
      <w:r>
        <w:rPr>
          <w:color w:val="000000" w:themeColor="text1"/>
          <w:vertAlign w:val="superscript"/>
        </w:rPr>
        <w:t>c</w:t>
      </w:r>
      <w:r w:rsidRPr="00BE1C1B">
        <w:rPr>
          <w:color w:val="000000" w:themeColor="text1"/>
        </w:rPr>
        <w:fldChar w:fldCharType="end"/>
      </w:r>
      <w:r w:rsidRPr="00EF4337">
        <w:rPr>
          <w:color w:val="000000" w:themeColor="text1"/>
          <w:vertAlign w:val="superscript"/>
        </w:rPr>
        <w:t>,</w:t>
      </w:r>
      <w:r>
        <w:rPr>
          <w:color w:val="000000" w:themeColor="text1"/>
          <w:vertAlign w:val="superscript"/>
        </w:rPr>
        <w:fldChar w:fldCharType="begin"/>
      </w:r>
      <w:r>
        <w:rPr>
          <w:color w:val="000000" w:themeColor="text1"/>
          <w:vertAlign w:val="superscript"/>
        </w:rPr>
        <w:instrText xml:space="preserve"> REF _Ref193295841 \r \h </w:instrText>
      </w:r>
      <w:r>
        <w:rPr>
          <w:color w:val="000000" w:themeColor="text1"/>
          <w:vertAlign w:val="superscript"/>
        </w:rPr>
      </w:r>
      <w:r>
        <w:rPr>
          <w:color w:val="000000" w:themeColor="text1"/>
          <w:vertAlign w:val="superscript"/>
        </w:rPr>
        <w:fldChar w:fldCharType="separate"/>
      </w:r>
      <w:r>
        <w:rPr>
          <w:color w:val="000000" w:themeColor="text1"/>
          <w:vertAlign w:val="superscript"/>
        </w:rPr>
        <w:t>d</w:t>
      </w:r>
      <w:r>
        <w:rPr>
          <w:color w:val="000000" w:themeColor="text1"/>
          <w:vertAlign w:val="superscript"/>
        </w:rPr>
        <w:fldChar w:fldCharType="end"/>
      </w:r>
      <w:r w:rsidRPr="00BE1C1B">
        <w:rPr>
          <w:color w:val="000000" w:themeColor="text1"/>
        </w:rPr>
        <w:t>, Hoang V. Dinh</w:t>
      </w:r>
      <w:r w:rsidRPr="00BE1C1B">
        <w:rPr>
          <w:color w:val="000000" w:themeColor="text1"/>
          <w:vertAlign w:val="superscript"/>
        </w:rPr>
        <w:fldChar w:fldCharType="begin"/>
      </w:r>
      <w:r w:rsidRPr="00BE1C1B">
        <w:rPr>
          <w:color w:val="000000" w:themeColor="text1"/>
          <w:vertAlign w:val="superscript"/>
        </w:rPr>
        <w:instrText xml:space="preserve"> REF _Ref164264127 \r \h </w:instrText>
      </w:r>
      <w:r w:rsidRPr="00BE1C1B">
        <w:rPr>
          <w:color w:val="000000" w:themeColor="text1"/>
          <w:vertAlign w:val="superscript"/>
        </w:rPr>
      </w:r>
      <w:r w:rsidRPr="00BE1C1B">
        <w:rPr>
          <w:color w:val="000000" w:themeColor="text1"/>
          <w:vertAlign w:val="superscript"/>
        </w:rPr>
        <w:fldChar w:fldCharType="separate"/>
      </w:r>
      <w:r>
        <w:rPr>
          <w:color w:val="000000" w:themeColor="text1"/>
          <w:vertAlign w:val="superscript"/>
        </w:rPr>
        <w:t>b</w:t>
      </w:r>
      <w:r w:rsidRPr="00BE1C1B">
        <w:rPr>
          <w:color w:val="000000" w:themeColor="text1"/>
          <w:vertAlign w:val="superscript"/>
        </w:rPr>
        <w:fldChar w:fldCharType="end"/>
      </w:r>
      <w:r w:rsidRPr="00BE1C1B">
        <w:rPr>
          <w:color w:val="000000" w:themeColor="text1"/>
          <w:vertAlign w:val="superscript"/>
        </w:rPr>
        <w:t>,</w:t>
      </w:r>
      <w:r w:rsidRPr="00BE1C1B">
        <w:rPr>
          <w:color w:val="000000" w:themeColor="text1"/>
        </w:rPr>
        <w:fldChar w:fldCharType="begin"/>
      </w:r>
      <w:r w:rsidRPr="00BE1C1B">
        <w:rPr>
          <w:color w:val="000000" w:themeColor="text1"/>
          <w:vertAlign w:val="superscript"/>
        </w:rPr>
        <w:instrText xml:space="preserve"> REF _Ref164264518 \r \h </w:instrText>
      </w:r>
      <w:r w:rsidRPr="00BE1C1B">
        <w:rPr>
          <w:color w:val="000000" w:themeColor="text1"/>
        </w:rPr>
      </w:r>
      <w:r w:rsidRPr="00BE1C1B">
        <w:rPr>
          <w:color w:val="000000" w:themeColor="text1"/>
        </w:rPr>
        <w:fldChar w:fldCharType="separate"/>
      </w:r>
      <w:r>
        <w:rPr>
          <w:color w:val="000000" w:themeColor="text1"/>
          <w:vertAlign w:val="superscript"/>
        </w:rPr>
        <w:t>c</w:t>
      </w:r>
      <w:r w:rsidRPr="00BE1C1B">
        <w:rPr>
          <w:color w:val="000000" w:themeColor="text1"/>
        </w:rPr>
        <w:fldChar w:fldCharType="end"/>
      </w:r>
      <w:r w:rsidRPr="00BE1C1B">
        <w:rPr>
          <w:color w:val="000000" w:themeColor="text1"/>
        </w:rPr>
        <w:t>, Xi Li</w:t>
      </w:r>
      <w:r>
        <w:rPr>
          <w:color w:val="000000" w:themeColor="text1"/>
          <w:vertAlign w:val="superscript"/>
        </w:rPr>
        <w:fldChar w:fldCharType="begin"/>
      </w:r>
      <w:r>
        <w:rPr>
          <w:color w:val="000000" w:themeColor="text1"/>
          <w:vertAlign w:val="superscript"/>
        </w:rPr>
        <w:instrText xml:space="preserve"> REF _Ref196910598 \r \h </w:instrText>
      </w:r>
      <w:r>
        <w:rPr>
          <w:color w:val="000000" w:themeColor="text1"/>
          <w:vertAlign w:val="superscript"/>
        </w:rPr>
      </w:r>
      <w:r>
        <w:rPr>
          <w:color w:val="000000" w:themeColor="text1"/>
          <w:vertAlign w:val="superscript"/>
        </w:rPr>
        <w:fldChar w:fldCharType="separate"/>
      </w:r>
      <w:r>
        <w:rPr>
          <w:color w:val="000000" w:themeColor="text1"/>
          <w:vertAlign w:val="superscript"/>
        </w:rPr>
        <w:t>e</w:t>
      </w:r>
      <w:r>
        <w:rPr>
          <w:color w:val="000000" w:themeColor="text1"/>
          <w:vertAlign w:val="superscript"/>
        </w:rPr>
        <w:fldChar w:fldCharType="end"/>
      </w:r>
      <w:r w:rsidRPr="00BE1C1B">
        <w:rPr>
          <w:color w:val="000000" w:themeColor="text1"/>
          <w:vertAlign w:val="superscript"/>
        </w:rPr>
        <w:t>,</w:t>
      </w:r>
      <w:r w:rsidRPr="00BE1C1B">
        <w:rPr>
          <w:color w:val="000000" w:themeColor="text1"/>
          <w:vertAlign w:val="superscript"/>
        </w:rPr>
        <w:fldChar w:fldCharType="begin"/>
      </w:r>
      <w:r w:rsidRPr="00BE1C1B">
        <w:rPr>
          <w:color w:val="000000" w:themeColor="text1"/>
          <w:vertAlign w:val="superscript"/>
        </w:rPr>
        <w:instrText xml:space="preserve"> REF _Ref164264497 \r \h  \* MERGEFORMAT </w:instrText>
      </w:r>
      <w:r w:rsidRPr="00BE1C1B">
        <w:rPr>
          <w:color w:val="000000" w:themeColor="text1"/>
          <w:vertAlign w:val="superscript"/>
        </w:rPr>
      </w:r>
      <w:r w:rsidRPr="00BE1C1B">
        <w:rPr>
          <w:color w:val="000000" w:themeColor="text1"/>
          <w:vertAlign w:val="superscript"/>
        </w:rPr>
        <w:fldChar w:fldCharType="separate"/>
      </w:r>
      <w:r>
        <w:rPr>
          <w:color w:val="000000" w:themeColor="text1"/>
          <w:vertAlign w:val="superscript"/>
        </w:rPr>
        <w:t>f</w:t>
      </w:r>
      <w:r w:rsidRPr="00BE1C1B">
        <w:rPr>
          <w:color w:val="000000" w:themeColor="text1"/>
          <w:vertAlign w:val="superscript"/>
        </w:rPr>
        <w:fldChar w:fldCharType="end"/>
      </w:r>
      <w:r w:rsidRPr="00BE1C1B">
        <w:rPr>
          <w:color w:val="000000" w:themeColor="text1"/>
          <w:vertAlign w:val="superscript"/>
        </w:rPr>
        <w:t>,</w:t>
      </w:r>
      <w:r w:rsidRPr="00BE1C1B">
        <w:rPr>
          <w:color w:val="000000" w:themeColor="text1"/>
          <w:vertAlign w:val="superscript"/>
        </w:rPr>
        <w:fldChar w:fldCharType="begin"/>
      </w:r>
      <w:r w:rsidRPr="00BE1C1B">
        <w:rPr>
          <w:color w:val="000000" w:themeColor="text1"/>
          <w:vertAlign w:val="superscript"/>
        </w:rPr>
        <w:instrText xml:space="preserve"> REF _Ref164264527 \r \h </w:instrText>
      </w:r>
      <w:r w:rsidRPr="00BE1C1B">
        <w:rPr>
          <w:color w:val="000000" w:themeColor="text1"/>
          <w:vertAlign w:val="superscript"/>
        </w:rPr>
      </w:r>
      <w:r w:rsidRPr="00BE1C1B">
        <w:rPr>
          <w:color w:val="000000" w:themeColor="text1"/>
          <w:vertAlign w:val="superscript"/>
        </w:rPr>
        <w:fldChar w:fldCharType="separate"/>
      </w:r>
      <w:r>
        <w:rPr>
          <w:color w:val="000000" w:themeColor="text1"/>
          <w:vertAlign w:val="superscript"/>
        </w:rPr>
        <w:t>g</w:t>
      </w:r>
      <w:r w:rsidRPr="00BE1C1B">
        <w:rPr>
          <w:color w:val="000000" w:themeColor="text1"/>
          <w:vertAlign w:val="superscript"/>
        </w:rPr>
        <w:fldChar w:fldCharType="end"/>
      </w:r>
      <w:r w:rsidRPr="00BE1C1B">
        <w:rPr>
          <w:color w:val="000000" w:themeColor="text1"/>
        </w:rPr>
        <w:t>, Yihui Shen</w:t>
      </w:r>
      <w:r w:rsidRPr="00BE1C1B">
        <w:rPr>
          <w:color w:val="000000" w:themeColor="text1"/>
          <w:vertAlign w:val="superscript"/>
        </w:rPr>
        <w:fldChar w:fldCharType="begin"/>
      </w:r>
      <w:r w:rsidRPr="00BE1C1B">
        <w:rPr>
          <w:color w:val="000000" w:themeColor="text1"/>
          <w:vertAlign w:val="superscript"/>
        </w:rPr>
        <w:instrText xml:space="preserve"> REF _Ref164264497 \r \h  \* MERGEFORMAT </w:instrText>
      </w:r>
      <w:r w:rsidRPr="00BE1C1B">
        <w:rPr>
          <w:color w:val="000000" w:themeColor="text1"/>
          <w:vertAlign w:val="superscript"/>
        </w:rPr>
      </w:r>
      <w:r w:rsidRPr="00BE1C1B">
        <w:rPr>
          <w:color w:val="000000" w:themeColor="text1"/>
          <w:vertAlign w:val="superscript"/>
        </w:rPr>
        <w:fldChar w:fldCharType="separate"/>
      </w:r>
      <w:r>
        <w:rPr>
          <w:color w:val="000000" w:themeColor="text1"/>
          <w:vertAlign w:val="superscript"/>
        </w:rPr>
        <w:t>f</w:t>
      </w:r>
      <w:r w:rsidRPr="00BE1C1B">
        <w:rPr>
          <w:color w:val="000000" w:themeColor="text1"/>
          <w:vertAlign w:val="superscript"/>
        </w:rPr>
        <w:fldChar w:fldCharType="end"/>
      </w:r>
      <w:r w:rsidRPr="00BE1C1B">
        <w:rPr>
          <w:color w:val="000000" w:themeColor="text1"/>
          <w:vertAlign w:val="superscript"/>
        </w:rPr>
        <w:t>,</w:t>
      </w:r>
      <w:r w:rsidRPr="00BE1C1B">
        <w:rPr>
          <w:color w:val="000000" w:themeColor="text1"/>
          <w:vertAlign w:val="superscript"/>
        </w:rPr>
        <w:fldChar w:fldCharType="begin"/>
      </w:r>
      <w:r w:rsidRPr="00BE1C1B">
        <w:rPr>
          <w:color w:val="000000" w:themeColor="text1"/>
          <w:vertAlign w:val="superscript"/>
        </w:rPr>
        <w:instrText xml:space="preserve"> REF _Ref164264527 \r \h </w:instrText>
      </w:r>
      <w:r w:rsidRPr="00BE1C1B">
        <w:rPr>
          <w:color w:val="000000" w:themeColor="text1"/>
          <w:vertAlign w:val="superscript"/>
        </w:rPr>
      </w:r>
      <w:r w:rsidRPr="00BE1C1B">
        <w:rPr>
          <w:color w:val="000000" w:themeColor="text1"/>
          <w:vertAlign w:val="superscript"/>
        </w:rPr>
        <w:fldChar w:fldCharType="separate"/>
      </w:r>
      <w:r>
        <w:rPr>
          <w:color w:val="000000" w:themeColor="text1"/>
          <w:vertAlign w:val="superscript"/>
        </w:rPr>
        <w:t>g</w:t>
      </w:r>
      <w:r w:rsidRPr="00BE1C1B">
        <w:rPr>
          <w:color w:val="000000" w:themeColor="text1"/>
          <w:vertAlign w:val="superscript"/>
        </w:rPr>
        <w:fldChar w:fldCharType="end"/>
      </w:r>
      <w:r w:rsidRPr="00BE1C1B">
        <w:rPr>
          <w:color w:val="000000" w:themeColor="text1"/>
          <w:vertAlign w:val="superscript"/>
        </w:rPr>
        <w:t>,</w:t>
      </w:r>
      <w:r w:rsidRPr="00BE1C1B">
        <w:rPr>
          <w:color w:val="000000" w:themeColor="text1"/>
          <w:vertAlign w:val="superscript"/>
        </w:rPr>
        <w:fldChar w:fldCharType="begin"/>
      </w:r>
      <w:r w:rsidRPr="00BE1C1B">
        <w:rPr>
          <w:color w:val="000000" w:themeColor="text1"/>
          <w:vertAlign w:val="superscript"/>
        </w:rPr>
        <w:instrText xml:space="preserve"> REF _Ref164264742 \r \h </w:instrText>
      </w:r>
      <w:r w:rsidRPr="00BE1C1B">
        <w:rPr>
          <w:color w:val="000000" w:themeColor="text1"/>
          <w:vertAlign w:val="superscript"/>
        </w:rPr>
      </w:r>
      <w:r w:rsidRPr="00BE1C1B">
        <w:rPr>
          <w:color w:val="000000" w:themeColor="text1"/>
          <w:vertAlign w:val="superscript"/>
        </w:rPr>
        <w:fldChar w:fldCharType="separate"/>
      </w:r>
      <w:r>
        <w:rPr>
          <w:color w:val="000000" w:themeColor="text1"/>
          <w:vertAlign w:val="superscript"/>
        </w:rPr>
        <w:t>i</w:t>
      </w:r>
      <w:r w:rsidRPr="00BE1C1B">
        <w:rPr>
          <w:color w:val="000000" w:themeColor="text1"/>
          <w:vertAlign w:val="superscript"/>
        </w:rPr>
        <w:fldChar w:fldCharType="end"/>
      </w:r>
      <w:r w:rsidRPr="00BE1C1B">
        <w:rPr>
          <w:color w:val="000000" w:themeColor="text1"/>
        </w:rPr>
        <w:t>, Tianxia Xiao</w:t>
      </w:r>
      <w:r w:rsidRPr="00BE1C1B">
        <w:rPr>
          <w:color w:val="000000" w:themeColor="text1"/>
          <w:vertAlign w:val="superscript"/>
        </w:rPr>
        <w:fldChar w:fldCharType="begin"/>
      </w:r>
      <w:r w:rsidRPr="00BE1C1B">
        <w:rPr>
          <w:color w:val="000000" w:themeColor="text1"/>
          <w:vertAlign w:val="superscript"/>
        </w:rPr>
        <w:instrText xml:space="preserve"> REF _Ref164264497 \r \h  \* MERGEFORMAT </w:instrText>
      </w:r>
      <w:r w:rsidRPr="00BE1C1B">
        <w:rPr>
          <w:color w:val="000000" w:themeColor="text1"/>
          <w:vertAlign w:val="superscript"/>
        </w:rPr>
      </w:r>
      <w:r w:rsidRPr="00BE1C1B">
        <w:rPr>
          <w:color w:val="000000" w:themeColor="text1"/>
          <w:vertAlign w:val="superscript"/>
        </w:rPr>
        <w:fldChar w:fldCharType="separate"/>
      </w:r>
      <w:r>
        <w:rPr>
          <w:color w:val="000000" w:themeColor="text1"/>
          <w:vertAlign w:val="superscript"/>
        </w:rPr>
        <w:t>f</w:t>
      </w:r>
      <w:r w:rsidRPr="00BE1C1B">
        <w:rPr>
          <w:color w:val="000000" w:themeColor="text1"/>
          <w:vertAlign w:val="superscript"/>
        </w:rPr>
        <w:fldChar w:fldCharType="end"/>
      </w:r>
      <w:r w:rsidRPr="00BE1C1B">
        <w:rPr>
          <w:color w:val="000000" w:themeColor="text1"/>
          <w:vertAlign w:val="superscript"/>
        </w:rPr>
        <w:t>,</w:t>
      </w:r>
      <w:r w:rsidRPr="00BE1C1B">
        <w:rPr>
          <w:color w:val="000000" w:themeColor="text1"/>
          <w:vertAlign w:val="superscript"/>
        </w:rPr>
        <w:fldChar w:fldCharType="begin"/>
      </w:r>
      <w:r w:rsidRPr="00BE1C1B">
        <w:rPr>
          <w:color w:val="000000" w:themeColor="text1"/>
          <w:vertAlign w:val="superscript"/>
        </w:rPr>
        <w:instrText xml:space="preserve"> REF _Ref164264527 \r \h </w:instrText>
      </w:r>
      <w:r w:rsidRPr="00BE1C1B">
        <w:rPr>
          <w:color w:val="000000" w:themeColor="text1"/>
          <w:vertAlign w:val="superscript"/>
        </w:rPr>
      </w:r>
      <w:r w:rsidRPr="00BE1C1B">
        <w:rPr>
          <w:color w:val="000000" w:themeColor="text1"/>
          <w:vertAlign w:val="superscript"/>
        </w:rPr>
        <w:fldChar w:fldCharType="separate"/>
      </w:r>
      <w:r>
        <w:rPr>
          <w:color w:val="000000" w:themeColor="text1"/>
          <w:vertAlign w:val="superscript"/>
        </w:rPr>
        <w:t>g</w:t>
      </w:r>
      <w:r w:rsidRPr="00BE1C1B">
        <w:rPr>
          <w:color w:val="000000" w:themeColor="text1"/>
          <w:vertAlign w:val="superscript"/>
        </w:rPr>
        <w:fldChar w:fldCharType="end"/>
      </w:r>
      <w:r>
        <w:rPr>
          <w:color w:val="000000" w:themeColor="text1"/>
          <w:vertAlign w:val="superscript"/>
        </w:rPr>
        <w:t>,</w:t>
      </w:r>
      <w:r>
        <w:rPr>
          <w:color w:val="000000" w:themeColor="text1"/>
          <w:vertAlign w:val="superscript"/>
        </w:rPr>
        <w:fldChar w:fldCharType="begin"/>
      </w:r>
      <w:r>
        <w:rPr>
          <w:color w:val="000000" w:themeColor="text1"/>
          <w:vertAlign w:val="superscript"/>
        </w:rPr>
        <w:instrText xml:space="preserve"> REF _Ref196743245 \r \h </w:instrText>
      </w:r>
      <w:r>
        <w:rPr>
          <w:color w:val="000000" w:themeColor="text1"/>
          <w:vertAlign w:val="superscript"/>
        </w:rPr>
      </w:r>
      <w:r>
        <w:rPr>
          <w:color w:val="000000" w:themeColor="text1"/>
          <w:vertAlign w:val="superscript"/>
        </w:rPr>
        <w:fldChar w:fldCharType="separate"/>
      </w:r>
      <w:r>
        <w:rPr>
          <w:color w:val="000000" w:themeColor="text1"/>
          <w:vertAlign w:val="superscript"/>
        </w:rPr>
        <w:t>h</w:t>
      </w:r>
      <w:r>
        <w:rPr>
          <w:color w:val="000000" w:themeColor="text1"/>
          <w:vertAlign w:val="superscript"/>
        </w:rPr>
        <w:fldChar w:fldCharType="end"/>
      </w:r>
      <w:r w:rsidRPr="00BE1C1B">
        <w:rPr>
          <w:color w:val="000000" w:themeColor="text1"/>
        </w:rPr>
        <w:t xml:space="preserve">, </w:t>
      </w:r>
      <w:r w:rsidRPr="002C123E">
        <w:rPr>
          <w:color w:val="000000" w:themeColor="text1"/>
        </w:rPr>
        <w:t>Catherine M. Call</w:t>
      </w:r>
      <w:r w:rsidRPr="00C55B69">
        <w:rPr>
          <w:color w:val="000000" w:themeColor="text1"/>
          <w:vertAlign w:val="superscript"/>
        </w:rPr>
        <w:fldChar w:fldCharType="begin"/>
      </w:r>
      <w:r w:rsidRPr="00C55B69">
        <w:rPr>
          <w:color w:val="000000" w:themeColor="text1"/>
          <w:vertAlign w:val="superscript"/>
        </w:rPr>
        <w:instrText xml:space="preserve"> REF _Ref164264497 \r \h </w:instrText>
      </w:r>
      <w:r>
        <w:rPr>
          <w:color w:val="000000" w:themeColor="text1"/>
          <w:vertAlign w:val="superscript"/>
        </w:rPr>
        <w:instrText xml:space="preserve"> \* MERGEFORMAT </w:instrText>
      </w:r>
      <w:r w:rsidRPr="00C55B69">
        <w:rPr>
          <w:color w:val="000000" w:themeColor="text1"/>
          <w:vertAlign w:val="superscript"/>
        </w:rPr>
      </w:r>
      <w:r w:rsidRPr="00C55B69">
        <w:rPr>
          <w:color w:val="000000" w:themeColor="text1"/>
          <w:vertAlign w:val="superscript"/>
        </w:rPr>
        <w:fldChar w:fldCharType="separate"/>
      </w:r>
      <w:r>
        <w:rPr>
          <w:color w:val="000000" w:themeColor="text1"/>
          <w:vertAlign w:val="superscript"/>
        </w:rPr>
        <w:t>f</w:t>
      </w:r>
      <w:r w:rsidRPr="00C55B69">
        <w:rPr>
          <w:color w:val="000000" w:themeColor="text1"/>
          <w:vertAlign w:val="superscript"/>
        </w:rPr>
        <w:fldChar w:fldCharType="end"/>
      </w:r>
      <w:r w:rsidRPr="00C55B69">
        <w:rPr>
          <w:color w:val="000000" w:themeColor="text1"/>
          <w:vertAlign w:val="superscript"/>
        </w:rPr>
        <w:t>,</w:t>
      </w:r>
      <w:r w:rsidRPr="00C55B69">
        <w:rPr>
          <w:color w:val="000000" w:themeColor="text1"/>
          <w:vertAlign w:val="superscript"/>
        </w:rPr>
        <w:fldChar w:fldCharType="begin"/>
      </w:r>
      <w:r w:rsidRPr="00C55B69">
        <w:rPr>
          <w:color w:val="000000" w:themeColor="text1"/>
          <w:vertAlign w:val="superscript"/>
        </w:rPr>
        <w:instrText xml:space="preserve"> REF _Ref164264527 \r \h </w:instrText>
      </w:r>
      <w:r>
        <w:rPr>
          <w:color w:val="000000" w:themeColor="text1"/>
          <w:vertAlign w:val="superscript"/>
        </w:rPr>
        <w:instrText xml:space="preserve"> \* MERGEFORMAT </w:instrText>
      </w:r>
      <w:r w:rsidRPr="00C55B69">
        <w:rPr>
          <w:color w:val="000000" w:themeColor="text1"/>
          <w:vertAlign w:val="superscript"/>
        </w:rPr>
      </w:r>
      <w:r w:rsidRPr="00C55B69">
        <w:rPr>
          <w:color w:val="000000" w:themeColor="text1"/>
          <w:vertAlign w:val="superscript"/>
        </w:rPr>
        <w:fldChar w:fldCharType="separate"/>
      </w:r>
      <w:r>
        <w:rPr>
          <w:color w:val="000000" w:themeColor="text1"/>
          <w:vertAlign w:val="superscript"/>
        </w:rPr>
        <w:t>g</w:t>
      </w:r>
      <w:r w:rsidRPr="00C55B69">
        <w:rPr>
          <w:color w:val="000000" w:themeColor="text1"/>
          <w:vertAlign w:val="superscript"/>
        </w:rPr>
        <w:fldChar w:fldCharType="end"/>
      </w:r>
      <w:r>
        <w:rPr>
          <w:color w:val="000000" w:themeColor="text1"/>
          <w:vertAlign w:val="superscript"/>
        </w:rPr>
        <w:t>,</w:t>
      </w:r>
      <w:r>
        <w:rPr>
          <w:color w:val="000000" w:themeColor="text1"/>
          <w:vertAlign w:val="superscript"/>
        </w:rPr>
        <w:fldChar w:fldCharType="begin"/>
      </w:r>
      <w:r>
        <w:rPr>
          <w:color w:val="000000" w:themeColor="text1"/>
          <w:vertAlign w:val="superscript"/>
        </w:rPr>
        <w:instrText xml:space="preserve"> REF _Ref203394791 \r \h </w:instrText>
      </w:r>
      <w:r>
        <w:rPr>
          <w:color w:val="000000" w:themeColor="text1"/>
          <w:vertAlign w:val="superscript"/>
        </w:rPr>
      </w:r>
      <w:r>
        <w:rPr>
          <w:color w:val="000000" w:themeColor="text1"/>
          <w:vertAlign w:val="superscript"/>
        </w:rPr>
        <w:fldChar w:fldCharType="separate"/>
      </w:r>
      <w:r>
        <w:rPr>
          <w:color w:val="000000" w:themeColor="text1"/>
          <w:vertAlign w:val="superscript"/>
        </w:rPr>
        <w:t>j</w:t>
      </w:r>
      <w:r>
        <w:rPr>
          <w:color w:val="000000" w:themeColor="text1"/>
          <w:vertAlign w:val="superscript"/>
        </w:rPr>
        <w:fldChar w:fldCharType="end"/>
      </w:r>
      <w:r>
        <w:rPr>
          <w:color w:val="000000" w:themeColor="text1"/>
        </w:rPr>
        <w:t xml:space="preserve">, </w:t>
      </w:r>
      <w:r w:rsidRPr="00B250F0">
        <w:rPr>
          <w:color w:val="000000" w:themeColor="text1"/>
        </w:rPr>
        <w:t>Heide Baron</w:t>
      </w:r>
      <w:r w:rsidRPr="00BE1C1B">
        <w:rPr>
          <w:color w:val="000000" w:themeColor="text1"/>
          <w:vertAlign w:val="superscript"/>
        </w:rPr>
        <w:fldChar w:fldCharType="begin"/>
      </w:r>
      <w:r w:rsidRPr="00BE1C1B">
        <w:rPr>
          <w:color w:val="000000" w:themeColor="text1"/>
          <w:vertAlign w:val="superscript"/>
        </w:rPr>
        <w:instrText xml:space="preserve"> REF _Ref164264497 \r \h  \* MERGEFORMAT </w:instrText>
      </w:r>
      <w:r w:rsidRPr="00BE1C1B">
        <w:rPr>
          <w:color w:val="000000" w:themeColor="text1"/>
          <w:vertAlign w:val="superscript"/>
        </w:rPr>
      </w:r>
      <w:r w:rsidRPr="00BE1C1B">
        <w:rPr>
          <w:color w:val="000000" w:themeColor="text1"/>
          <w:vertAlign w:val="superscript"/>
        </w:rPr>
        <w:fldChar w:fldCharType="separate"/>
      </w:r>
      <w:r>
        <w:rPr>
          <w:color w:val="000000" w:themeColor="text1"/>
          <w:vertAlign w:val="superscript"/>
        </w:rPr>
        <w:t>f</w:t>
      </w:r>
      <w:r w:rsidRPr="00BE1C1B">
        <w:rPr>
          <w:color w:val="000000" w:themeColor="text1"/>
          <w:vertAlign w:val="superscript"/>
        </w:rPr>
        <w:fldChar w:fldCharType="end"/>
      </w:r>
      <w:r w:rsidRPr="00BE1C1B">
        <w:rPr>
          <w:color w:val="000000" w:themeColor="text1"/>
          <w:vertAlign w:val="superscript"/>
        </w:rPr>
        <w:t>,</w:t>
      </w:r>
      <w:r w:rsidRPr="00E0139F">
        <w:rPr>
          <w:color w:val="000000" w:themeColor="text1"/>
          <w:vertAlign w:val="superscript"/>
        </w:rPr>
        <w:fldChar w:fldCharType="begin"/>
      </w:r>
      <w:r w:rsidRPr="00E0139F">
        <w:rPr>
          <w:color w:val="000000" w:themeColor="text1"/>
          <w:vertAlign w:val="superscript"/>
        </w:rPr>
        <w:instrText xml:space="preserve"> REF _Ref164264527 \r \h </w:instrText>
      </w:r>
      <w:r>
        <w:rPr>
          <w:color w:val="000000" w:themeColor="text1"/>
          <w:vertAlign w:val="superscript"/>
        </w:rPr>
        <w:instrText xml:space="preserve"> \* MERGEFORMAT </w:instrText>
      </w:r>
      <w:r w:rsidRPr="00E0139F">
        <w:rPr>
          <w:color w:val="000000" w:themeColor="text1"/>
          <w:vertAlign w:val="superscript"/>
        </w:rPr>
      </w:r>
      <w:r w:rsidRPr="00E0139F">
        <w:rPr>
          <w:color w:val="000000" w:themeColor="text1"/>
          <w:vertAlign w:val="superscript"/>
        </w:rPr>
        <w:fldChar w:fldCharType="separate"/>
      </w:r>
      <w:r>
        <w:rPr>
          <w:color w:val="000000" w:themeColor="text1"/>
          <w:vertAlign w:val="superscript"/>
        </w:rPr>
        <w:t>g</w:t>
      </w:r>
      <w:r w:rsidRPr="00E0139F">
        <w:rPr>
          <w:color w:val="000000" w:themeColor="text1"/>
          <w:vertAlign w:val="superscript"/>
        </w:rPr>
        <w:fldChar w:fldCharType="end"/>
      </w:r>
      <w:r>
        <w:rPr>
          <w:color w:val="000000" w:themeColor="text1"/>
        </w:rPr>
        <w:t xml:space="preserve">, </w:t>
      </w:r>
      <w:r w:rsidRPr="00AB3775">
        <w:rPr>
          <w:color w:val="000000" w:themeColor="text1"/>
        </w:rPr>
        <w:t>Arjuna M. Subramanian</w:t>
      </w:r>
      <w:r w:rsidRPr="00BE1C1B">
        <w:rPr>
          <w:color w:val="000000" w:themeColor="text1"/>
          <w:vertAlign w:val="superscript"/>
        </w:rPr>
        <w:fldChar w:fldCharType="begin"/>
      </w:r>
      <w:r w:rsidRPr="00BE1C1B">
        <w:rPr>
          <w:color w:val="000000" w:themeColor="text1"/>
          <w:vertAlign w:val="superscript"/>
        </w:rPr>
        <w:instrText xml:space="preserve"> REF _Ref164264497 \r \h  \* MERGEFORMAT </w:instrText>
      </w:r>
      <w:r w:rsidRPr="00BE1C1B">
        <w:rPr>
          <w:color w:val="000000" w:themeColor="text1"/>
          <w:vertAlign w:val="superscript"/>
        </w:rPr>
      </w:r>
      <w:r w:rsidRPr="00BE1C1B">
        <w:rPr>
          <w:color w:val="000000" w:themeColor="text1"/>
          <w:vertAlign w:val="superscript"/>
        </w:rPr>
        <w:fldChar w:fldCharType="separate"/>
      </w:r>
      <w:r>
        <w:rPr>
          <w:color w:val="000000" w:themeColor="text1"/>
          <w:vertAlign w:val="superscript"/>
        </w:rPr>
        <w:t>f</w:t>
      </w:r>
      <w:r w:rsidRPr="00BE1C1B">
        <w:rPr>
          <w:color w:val="000000" w:themeColor="text1"/>
          <w:vertAlign w:val="superscript"/>
        </w:rPr>
        <w:fldChar w:fldCharType="end"/>
      </w:r>
      <w:r w:rsidRPr="00BE1C1B">
        <w:rPr>
          <w:color w:val="000000" w:themeColor="text1"/>
          <w:vertAlign w:val="superscript"/>
        </w:rPr>
        <w:t>,</w:t>
      </w:r>
      <w:r w:rsidRPr="00E0139F">
        <w:rPr>
          <w:color w:val="000000" w:themeColor="text1"/>
          <w:vertAlign w:val="superscript"/>
        </w:rPr>
        <w:fldChar w:fldCharType="begin"/>
      </w:r>
      <w:r w:rsidRPr="00E0139F">
        <w:rPr>
          <w:color w:val="000000" w:themeColor="text1"/>
          <w:vertAlign w:val="superscript"/>
        </w:rPr>
        <w:instrText xml:space="preserve"> REF _Ref164264527 \r \h </w:instrText>
      </w:r>
      <w:r>
        <w:rPr>
          <w:color w:val="000000" w:themeColor="text1"/>
          <w:vertAlign w:val="superscript"/>
        </w:rPr>
        <w:instrText xml:space="preserve"> \* MERGEFORMAT </w:instrText>
      </w:r>
      <w:r w:rsidRPr="00E0139F">
        <w:rPr>
          <w:color w:val="000000" w:themeColor="text1"/>
          <w:vertAlign w:val="superscript"/>
        </w:rPr>
      </w:r>
      <w:r w:rsidRPr="00E0139F">
        <w:rPr>
          <w:color w:val="000000" w:themeColor="text1"/>
          <w:vertAlign w:val="superscript"/>
        </w:rPr>
        <w:fldChar w:fldCharType="separate"/>
      </w:r>
      <w:r>
        <w:rPr>
          <w:color w:val="000000" w:themeColor="text1"/>
          <w:vertAlign w:val="superscript"/>
        </w:rPr>
        <w:t>g</w:t>
      </w:r>
      <w:r w:rsidRPr="00E0139F">
        <w:rPr>
          <w:color w:val="000000" w:themeColor="text1"/>
          <w:vertAlign w:val="superscript"/>
        </w:rPr>
        <w:fldChar w:fldCharType="end"/>
      </w:r>
      <w:r>
        <w:rPr>
          <w:color w:val="000000" w:themeColor="text1"/>
        </w:rPr>
        <w:t xml:space="preserve">, </w:t>
      </w:r>
      <w:r w:rsidRPr="007E5916">
        <w:rPr>
          <w:color w:val="000000" w:themeColor="text1"/>
        </w:rPr>
        <w:t>Daniel R. Weilandt</w:t>
      </w:r>
      <w:r>
        <w:rPr>
          <w:color w:val="000000" w:themeColor="text1"/>
          <w:vertAlign w:val="superscript"/>
        </w:rPr>
        <w:fldChar w:fldCharType="begin"/>
      </w:r>
      <w:r>
        <w:rPr>
          <w:color w:val="000000" w:themeColor="text1"/>
          <w:vertAlign w:val="superscript"/>
        </w:rPr>
        <w:instrText xml:space="preserve"> REF _Ref196910598 \r \h </w:instrText>
      </w:r>
      <w:r>
        <w:rPr>
          <w:color w:val="000000" w:themeColor="text1"/>
          <w:vertAlign w:val="superscript"/>
        </w:rPr>
      </w:r>
      <w:r>
        <w:rPr>
          <w:color w:val="000000" w:themeColor="text1"/>
          <w:vertAlign w:val="superscript"/>
        </w:rPr>
        <w:fldChar w:fldCharType="separate"/>
      </w:r>
      <w:r>
        <w:rPr>
          <w:color w:val="000000" w:themeColor="text1"/>
          <w:vertAlign w:val="superscript"/>
        </w:rPr>
        <w:t>e</w:t>
      </w:r>
      <w:r>
        <w:rPr>
          <w:color w:val="000000" w:themeColor="text1"/>
          <w:vertAlign w:val="superscript"/>
        </w:rPr>
        <w:fldChar w:fldCharType="end"/>
      </w:r>
      <w:r w:rsidRPr="00BE1C1B">
        <w:rPr>
          <w:color w:val="000000" w:themeColor="text1"/>
          <w:vertAlign w:val="superscript"/>
        </w:rPr>
        <w:t>,</w:t>
      </w:r>
      <w:r w:rsidRPr="00BE1C1B">
        <w:rPr>
          <w:color w:val="000000" w:themeColor="text1"/>
          <w:vertAlign w:val="superscript"/>
        </w:rPr>
        <w:fldChar w:fldCharType="begin"/>
      </w:r>
      <w:r w:rsidRPr="00BE1C1B">
        <w:rPr>
          <w:color w:val="000000" w:themeColor="text1"/>
          <w:vertAlign w:val="superscript"/>
        </w:rPr>
        <w:instrText xml:space="preserve"> REF _Ref164264497 \r \h  \* MERGEFORMAT </w:instrText>
      </w:r>
      <w:r w:rsidRPr="00BE1C1B">
        <w:rPr>
          <w:color w:val="000000" w:themeColor="text1"/>
          <w:vertAlign w:val="superscript"/>
        </w:rPr>
      </w:r>
      <w:r w:rsidRPr="00BE1C1B">
        <w:rPr>
          <w:color w:val="000000" w:themeColor="text1"/>
          <w:vertAlign w:val="superscript"/>
        </w:rPr>
        <w:fldChar w:fldCharType="separate"/>
      </w:r>
      <w:r>
        <w:rPr>
          <w:color w:val="000000" w:themeColor="text1"/>
          <w:vertAlign w:val="superscript"/>
        </w:rPr>
        <w:t>f</w:t>
      </w:r>
      <w:r w:rsidRPr="00BE1C1B">
        <w:rPr>
          <w:color w:val="000000" w:themeColor="text1"/>
          <w:vertAlign w:val="superscript"/>
        </w:rPr>
        <w:fldChar w:fldCharType="end"/>
      </w:r>
      <w:r w:rsidRPr="00BE1C1B">
        <w:rPr>
          <w:color w:val="000000" w:themeColor="text1"/>
          <w:vertAlign w:val="superscript"/>
        </w:rPr>
        <w:t>,</w:t>
      </w:r>
      <w:r w:rsidRPr="00BE1C1B">
        <w:rPr>
          <w:color w:val="000000" w:themeColor="text1"/>
          <w:vertAlign w:val="superscript"/>
        </w:rPr>
        <w:fldChar w:fldCharType="begin"/>
      </w:r>
      <w:r w:rsidRPr="00BE1C1B">
        <w:rPr>
          <w:color w:val="000000" w:themeColor="text1"/>
          <w:vertAlign w:val="superscript"/>
        </w:rPr>
        <w:instrText xml:space="preserve"> REF _Ref164264527 \r \h </w:instrText>
      </w:r>
      <w:r w:rsidRPr="00BE1C1B">
        <w:rPr>
          <w:color w:val="000000" w:themeColor="text1"/>
          <w:vertAlign w:val="superscript"/>
        </w:rPr>
      </w:r>
      <w:r w:rsidRPr="00BE1C1B">
        <w:rPr>
          <w:color w:val="000000" w:themeColor="text1"/>
          <w:vertAlign w:val="superscript"/>
        </w:rPr>
        <w:fldChar w:fldCharType="separate"/>
      </w:r>
      <w:r>
        <w:rPr>
          <w:color w:val="000000" w:themeColor="text1"/>
          <w:vertAlign w:val="superscript"/>
        </w:rPr>
        <w:t>g</w:t>
      </w:r>
      <w:r w:rsidRPr="00BE1C1B">
        <w:rPr>
          <w:color w:val="000000" w:themeColor="text1"/>
          <w:vertAlign w:val="superscript"/>
        </w:rPr>
        <w:fldChar w:fldCharType="end"/>
      </w:r>
      <w:r w:rsidRPr="00BE1C1B">
        <w:rPr>
          <w:color w:val="000000" w:themeColor="text1"/>
          <w:vertAlign w:val="superscript"/>
        </w:rPr>
        <w:t>,</w:t>
      </w:r>
      <w:r w:rsidRPr="00BE1C1B">
        <w:rPr>
          <w:color w:val="000000" w:themeColor="text1"/>
          <w:vertAlign w:val="superscript"/>
        </w:rPr>
        <w:fldChar w:fldCharType="begin"/>
      </w:r>
      <w:r w:rsidRPr="00BE1C1B">
        <w:rPr>
          <w:color w:val="000000" w:themeColor="text1"/>
          <w:vertAlign w:val="superscript"/>
        </w:rPr>
        <w:instrText xml:space="preserve"> REF _Ref164264552 \r \h </w:instrText>
      </w:r>
      <w:r w:rsidRPr="00BE1C1B">
        <w:rPr>
          <w:color w:val="000000" w:themeColor="text1"/>
          <w:vertAlign w:val="superscript"/>
        </w:rPr>
      </w:r>
      <w:r w:rsidRPr="00BE1C1B">
        <w:rPr>
          <w:color w:val="000000" w:themeColor="text1"/>
          <w:vertAlign w:val="superscript"/>
        </w:rPr>
        <w:fldChar w:fldCharType="separate"/>
      </w:r>
      <w:r>
        <w:rPr>
          <w:color w:val="000000" w:themeColor="text1"/>
          <w:vertAlign w:val="superscript"/>
        </w:rPr>
        <w:t>l</w:t>
      </w:r>
      <w:r w:rsidRPr="00BE1C1B">
        <w:rPr>
          <w:color w:val="000000" w:themeColor="text1"/>
          <w:vertAlign w:val="superscript"/>
        </w:rPr>
        <w:fldChar w:fldCharType="end"/>
      </w:r>
      <w:r>
        <w:rPr>
          <w:color w:val="000000" w:themeColor="text1"/>
        </w:rPr>
        <w:t xml:space="preserve">, </w:t>
      </w:r>
      <w:r w:rsidRPr="00AB3775">
        <w:rPr>
          <w:color w:val="000000" w:themeColor="text1"/>
        </w:rPr>
        <w:t>Felix C. Keber</w:t>
      </w:r>
      <w:r w:rsidRPr="00BE1C1B">
        <w:rPr>
          <w:color w:val="000000" w:themeColor="text1"/>
          <w:vertAlign w:val="superscript"/>
        </w:rPr>
        <w:fldChar w:fldCharType="begin"/>
      </w:r>
      <w:r w:rsidRPr="00BE1C1B">
        <w:rPr>
          <w:color w:val="000000" w:themeColor="text1"/>
          <w:vertAlign w:val="superscript"/>
        </w:rPr>
        <w:instrText xml:space="preserve"> REF _Ref164264497 \r \h  \* MERGEFORMAT </w:instrText>
      </w:r>
      <w:r w:rsidRPr="00BE1C1B">
        <w:rPr>
          <w:color w:val="000000" w:themeColor="text1"/>
          <w:vertAlign w:val="superscript"/>
        </w:rPr>
      </w:r>
      <w:r w:rsidRPr="00BE1C1B">
        <w:rPr>
          <w:color w:val="000000" w:themeColor="text1"/>
          <w:vertAlign w:val="superscript"/>
        </w:rPr>
        <w:fldChar w:fldCharType="separate"/>
      </w:r>
      <w:r>
        <w:rPr>
          <w:color w:val="000000" w:themeColor="text1"/>
          <w:vertAlign w:val="superscript"/>
        </w:rPr>
        <w:t>f</w:t>
      </w:r>
      <w:r w:rsidRPr="00BE1C1B">
        <w:rPr>
          <w:color w:val="000000" w:themeColor="text1"/>
          <w:vertAlign w:val="superscript"/>
        </w:rPr>
        <w:fldChar w:fldCharType="end"/>
      </w:r>
      <w:r w:rsidRPr="00BE1C1B">
        <w:rPr>
          <w:color w:val="000000" w:themeColor="text1"/>
          <w:vertAlign w:val="superscript"/>
        </w:rPr>
        <w:t>,</w:t>
      </w:r>
      <w:r w:rsidRPr="00E0139F">
        <w:rPr>
          <w:color w:val="000000" w:themeColor="text1"/>
          <w:vertAlign w:val="superscript"/>
        </w:rPr>
        <w:fldChar w:fldCharType="begin"/>
      </w:r>
      <w:r w:rsidRPr="00E0139F">
        <w:rPr>
          <w:color w:val="000000" w:themeColor="text1"/>
          <w:vertAlign w:val="superscript"/>
        </w:rPr>
        <w:instrText xml:space="preserve"> REF _Ref164264527 \r \h </w:instrText>
      </w:r>
      <w:r>
        <w:rPr>
          <w:color w:val="000000" w:themeColor="text1"/>
          <w:vertAlign w:val="superscript"/>
        </w:rPr>
        <w:instrText xml:space="preserve"> \* MERGEFORMAT </w:instrText>
      </w:r>
      <w:r w:rsidRPr="00E0139F">
        <w:rPr>
          <w:color w:val="000000" w:themeColor="text1"/>
          <w:vertAlign w:val="superscript"/>
        </w:rPr>
      </w:r>
      <w:r w:rsidRPr="00E0139F">
        <w:rPr>
          <w:color w:val="000000" w:themeColor="text1"/>
          <w:vertAlign w:val="superscript"/>
        </w:rPr>
        <w:fldChar w:fldCharType="separate"/>
      </w:r>
      <w:r>
        <w:rPr>
          <w:color w:val="000000" w:themeColor="text1"/>
          <w:vertAlign w:val="superscript"/>
        </w:rPr>
        <w:t>g</w:t>
      </w:r>
      <w:r w:rsidRPr="00E0139F">
        <w:rPr>
          <w:color w:val="000000" w:themeColor="text1"/>
          <w:vertAlign w:val="superscript"/>
        </w:rPr>
        <w:fldChar w:fldCharType="end"/>
      </w:r>
      <w:r>
        <w:rPr>
          <w:color w:val="000000" w:themeColor="text1"/>
        </w:rPr>
        <w:t xml:space="preserve">, </w:t>
      </w:r>
      <w:r w:rsidRPr="00DF3D0B">
        <w:rPr>
          <w:color w:val="000000" w:themeColor="text1"/>
        </w:rPr>
        <w:t>Martin Wühr</w:t>
      </w:r>
      <w:r w:rsidRPr="00E0139F">
        <w:rPr>
          <w:color w:val="000000" w:themeColor="text1"/>
          <w:vertAlign w:val="superscript"/>
        </w:rPr>
        <w:fldChar w:fldCharType="begin"/>
      </w:r>
      <w:r w:rsidRPr="00E0139F">
        <w:rPr>
          <w:color w:val="000000" w:themeColor="text1"/>
          <w:vertAlign w:val="superscript"/>
        </w:rPr>
        <w:instrText xml:space="preserve"> REF _Ref164264527 \r \h </w:instrText>
      </w:r>
      <w:r>
        <w:rPr>
          <w:color w:val="000000" w:themeColor="text1"/>
          <w:vertAlign w:val="superscript"/>
        </w:rPr>
        <w:instrText xml:space="preserve"> \* MERGEFORMAT </w:instrText>
      </w:r>
      <w:r w:rsidRPr="00E0139F">
        <w:rPr>
          <w:color w:val="000000" w:themeColor="text1"/>
          <w:vertAlign w:val="superscript"/>
        </w:rPr>
      </w:r>
      <w:r w:rsidRPr="00E0139F">
        <w:rPr>
          <w:color w:val="000000" w:themeColor="text1"/>
          <w:vertAlign w:val="superscript"/>
        </w:rPr>
        <w:fldChar w:fldCharType="separate"/>
      </w:r>
      <w:r>
        <w:rPr>
          <w:color w:val="000000" w:themeColor="text1"/>
          <w:vertAlign w:val="superscript"/>
        </w:rPr>
        <w:t>g</w:t>
      </w:r>
      <w:r w:rsidRPr="00E0139F">
        <w:rPr>
          <w:color w:val="000000" w:themeColor="text1"/>
          <w:vertAlign w:val="superscript"/>
        </w:rPr>
        <w:fldChar w:fldCharType="end"/>
      </w:r>
      <w:r>
        <w:rPr>
          <w:color w:val="000000" w:themeColor="text1"/>
          <w:vertAlign w:val="superscript"/>
        </w:rPr>
        <w:t>,</w:t>
      </w:r>
      <w:r>
        <w:rPr>
          <w:color w:val="000000" w:themeColor="text1"/>
          <w:vertAlign w:val="superscript"/>
        </w:rPr>
        <w:fldChar w:fldCharType="begin"/>
      </w:r>
      <w:r>
        <w:rPr>
          <w:color w:val="000000" w:themeColor="text1"/>
          <w:vertAlign w:val="superscript"/>
        </w:rPr>
        <w:instrText xml:space="preserve"> REF _Ref202626547 \r \h </w:instrText>
      </w:r>
      <w:r>
        <w:rPr>
          <w:color w:val="000000" w:themeColor="text1"/>
          <w:vertAlign w:val="superscript"/>
        </w:rPr>
      </w:r>
      <w:r>
        <w:rPr>
          <w:color w:val="000000" w:themeColor="text1"/>
          <w:vertAlign w:val="superscript"/>
        </w:rPr>
        <w:fldChar w:fldCharType="separate"/>
      </w:r>
      <w:r>
        <w:rPr>
          <w:color w:val="000000" w:themeColor="text1"/>
          <w:vertAlign w:val="superscript"/>
        </w:rPr>
        <w:t>k</w:t>
      </w:r>
      <w:r>
        <w:rPr>
          <w:color w:val="000000" w:themeColor="text1"/>
          <w:vertAlign w:val="superscript"/>
        </w:rPr>
        <w:fldChar w:fldCharType="end"/>
      </w:r>
      <w:r>
        <w:rPr>
          <w:color w:val="000000" w:themeColor="text1"/>
        </w:rPr>
        <w:t xml:space="preserve">, </w:t>
      </w:r>
      <w:r w:rsidRPr="00BE1C1B">
        <w:rPr>
          <w:color w:val="000000" w:themeColor="text1"/>
        </w:rPr>
        <w:t>Joshua D. Rabinowitz</w:t>
      </w:r>
      <w:r>
        <w:rPr>
          <w:color w:val="000000" w:themeColor="text1"/>
          <w:vertAlign w:val="superscript"/>
        </w:rPr>
        <w:fldChar w:fldCharType="begin"/>
      </w:r>
      <w:r>
        <w:rPr>
          <w:color w:val="000000" w:themeColor="text1"/>
          <w:vertAlign w:val="superscript"/>
        </w:rPr>
        <w:instrText xml:space="preserve"> REF _Ref196910598 \r \h </w:instrText>
      </w:r>
      <w:r>
        <w:rPr>
          <w:color w:val="000000" w:themeColor="text1"/>
          <w:vertAlign w:val="superscript"/>
        </w:rPr>
      </w:r>
      <w:r>
        <w:rPr>
          <w:color w:val="000000" w:themeColor="text1"/>
          <w:vertAlign w:val="superscript"/>
        </w:rPr>
        <w:fldChar w:fldCharType="separate"/>
      </w:r>
      <w:r>
        <w:rPr>
          <w:color w:val="000000" w:themeColor="text1"/>
          <w:vertAlign w:val="superscript"/>
        </w:rPr>
        <w:t>e</w:t>
      </w:r>
      <w:r>
        <w:rPr>
          <w:color w:val="000000" w:themeColor="text1"/>
          <w:vertAlign w:val="superscript"/>
        </w:rPr>
        <w:fldChar w:fldCharType="end"/>
      </w:r>
      <w:r w:rsidRPr="00BE1C1B">
        <w:rPr>
          <w:color w:val="000000" w:themeColor="text1"/>
          <w:vertAlign w:val="superscript"/>
        </w:rPr>
        <w:t>,</w:t>
      </w:r>
      <w:r w:rsidRPr="00BE1C1B">
        <w:rPr>
          <w:color w:val="000000" w:themeColor="text1"/>
          <w:vertAlign w:val="superscript"/>
        </w:rPr>
        <w:fldChar w:fldCharType="begin"/>
      </w:r>
      <w:r w:rsidRPr="00BE1C1B">
        <w:rPr>
          <w:color w:val="000000" w:themeColor="text1"/>
          <w:vertAlign w:val="superscript"/>
        </w:rPr>
        <w:instrText xml:space="preserve"> REF _Ref164264497 \r \h  \* MERGEFORMAT </w:instrText>
      </w:r>
      <w:r w:rsidRPr="00BE1C1B">
        <w:rPr>
          <w:color w:val="000000" w:themeColor="text1"/>
          <w:vertAlign w:val="superscript"/>
        </w:rPr>
      </w:r>
      <w:r w:rsidRPr="00BE1C1B">
        <w:rPr>
          <w:color w:val="000000" w:themeColor="text1"/>
          <w:vertAlign w:val="superscript"/>
        </w:rPr>
        <w:fldChar w:fldCharType="separate"/>
      </w:r>
      <w:r>
        <w:rPr>
          <w:color w:val="000000" w:themeColor="text1"/>
          <w:vertAlign w:val="superscript"/>
        </w:rPr>
        <w:t>f</w:t>
      </w:r>
      <w:r w:rsidRPr="00BE1C1B">
        <w:rPr>
          <w:color w:val="000000" w:themeColor="text1"/>
          <w:vertAlign w:val="superscript"/>
        </w:rPr>
        <w:fldChar w:fldCharType="end"/>
      </w:r>
      <w:r w:rsidRPr="00BE1C1B">
        <w:rPr>
          <w:color w:val="000000" w:themeColor="text1"/>
          <w:vertAlign w:val="superscript"/>
        </w:rPr>
        <w:t>,</w:t>
      </w:r>
      <w:r w:rsidRPr="00BE1C1B">
        <w:rPr>
          <w:color w:val="000000" w:themeColor="text1"/>
          <w:vertAlign w:val="superscript"/>
        </w:rPr>
        <w:fldChar w:fldCharType="begin"/>
      </w:r>
      <w:r w:rsidRPr="00BE1C1B">
        <w:rPr>
          <w:color w:val="000000" w:themeColor="text1"/>
          <w:vertAlign w:val="superscript"/>
        </w:rPr>
        <w:instrText xml:space="preserve"> REF _Ref164264527 \r \h </w:instrText>
      </w:r>
      <w:r w:rsidRPr="00BE1C1B">
        <w:rPr>
          <w:color w:val="000000" w:themeColor="text1"/>
          <w:vertAlign w:val="superscript"/>
        </w:rPr>
      </w:r>
      <w:r w:rsidRPr="00BE1C1B">
        <w:rPr>
          <w:color w:val="000000" w:themeColor="text1"/>
          <w:vertAlign w:val="superscript"/>
        </w:rPr>
        <w:fldChar w:fldCharType="separate"/>
      </w:r>
      <w:r>
        <w:rPr>
          <w:color w:val="000000" w:themeColor="text1"/>
          <w:vertAlign w:val="superscript"/>
        </w:rPr>
        <w:t>g</w:t>
      </w:r>
      <w:r w:rsidRPr="00BE1C1B">
        <w:rPr>
          <w:color w:val="000000" w:themeColor="text1"/>
          <w:vertAlign w:val="superscript"/>
        </w:rPr>
        <w:fldChar w:fldCharType="end"/>
      </w:r>
      <w:r w:rsidRPr="00BE1C1B">
        <w:rPr>
          <w:color w:val="000000" w:themeColor="text1"/>
          <w:vertAlign w:val="superscript"/>
        </w:rPr>
        <w:t>,</w:t>
      </w:r>
      <w:r w:rsidRPr="00BE1C1B">
        <w:rPr>
          <w:color w:val="000000" w:themeColor="text1"/>
          <w:vertAlign w:val="superscript"/>
        </w:rPr>
        <w:fldChar w:fldCharType="begin"/>
      </w:r>
      <w:r w:rsidRPr="00BE1C1B">
        <w:rPr>
          <w:color w:val="000000" w:themeColor="text1"/>
          <w:vertAlign w:val="superscript"/>
        </w:rPr>
        <w:instrText xml:space="preserve"> REF _Ref164264552 \r \h </w:instrText>
      </w:r>
      <w:r w:rsidRPr="00BE1C1B">
        <w:rPr>
          <w:color w:val="000000" w:themeColor="text1"/>
          <w:vertAlign w:val="superscript"/>
        </w:rPr>
      </w:r>
      <w:r w:rsidRPr="00BE1C1B">
        <w:rPr>
          <w:color w:val="000000" w:themeColor="text1"/>
          <w:vertAlign w:val="superscript"/>
        </w:rPr>
        <w:fldChar w:fldCharType="separate"/>
      </w:r>
      <w:r>
        <w:rPr>
          <w:color w:val="000000" w:themeColor="text1"/>
          <w:vertAlign w:val="superscript"/>
        </w:rPr>
        <w:t>l</w:t>
      </w:r>
      <w:r w:rsidRPr="00BE1C1B">
        <w:rPr>
          <w:color w:val="000000" w:themeColor="text1"/>
          <w:vertAlign w:val="superscript"/>
        </w:rPr>
        <w:fldChar w:fldCharType="end"/>
      </w:r>
      <w:r w:rsidRPr="00BE1C1B">
        <w:rPr>
          <w:color w:val="000000" w:themeColor="text1"/>
        </w:rPr>
        <w:t>, Costas D. Maranas</w:t>
      </w:r>
      <w:r w:rsidRPr="00BE1C1B">
        <w:rPr>
          <w:color w:val="000000" w:themeColor="text1"/>
          <w:vertAlign w:val="superscript"/>
        </w:rPr>
        <w:fldChar w:fldCharType="begin"/>
      </w:r>
      <w:r w:rsidRPr="00BE1C1B">
        <w:rPr>
          <w:color w:val="000000" w:themeColor="text1"/>
          <w:vertAlign w:val="superscript"/>
        </w:rPr>
        <w:instrText xml:space="preserve"> REF _Ref164264127 \r \h  \* MERGEFORMAT </w:instrText>
      </w:r>
      <w:r w:rsidRPr="00BE1C1B">
        <w:rPr>
          <w:color w:val="000000" w:themeColor="text1"/>
          <w:vertAlign w:val="superscript"/>
        </w:rPr>
      </w:r>
      <w:r w:rsidRPr="00BE1C1B">
        <w:rPr>
          <w:color w:val="000000" w:themeColor="text1"/>
          <w:vertAlign w:val="superscript"/>
        </w:rPr>
        <w:fldChar w:fldCharType="separate"/>
      </w:r>
      <w:r>
        <w:rPr>
          <w:color w:val="000000" w:themeColor="text1"/>
          <w:vertAlign w:val="superscript"/>
        </w:rPr>
        <w:t>b</w:t>
      </w:r>
      <w:r w:rsidRPr="00BE1C1B">
        <w:rPr>
          <w:color w:val="000000" w:themeColor="text1"/>
          <w:vertAlign w:val="superscript"/>
        </w:rPr>
        <w:fldChar w:fldCharType="end"/>
      </w:r>
      <w:r w:rsidRPr="00BE1C1B">
        <w:rPr>
          <w:color w:val="000000" w:themeColor="text1"/>
          <w:vertAlign w:val="superscript"/>
        </w:rPr>
        <w:t>,</w:t>
      </w:r>
      <w:r w:rsidRPr="00BE1C1B">
        <w:rPr>
          <w:color w:val="000000" w:themeColor="text1"/>
        </w:rPr>
        <w:fldChar w:fldCharType="begin"/>
      </w:r>
      <w:r w:rsidRPr="00BE1C1B">
        <w:rPr>
          <w:color w:val="000000" w:themeColor="text1"/>
          <w:vertAlign w:val="superscript"/>
        </w:rPr>
        <w:instrText xml:space="preserve"> REF _Ref164264518 \r \h </w:instrText>
      </w:r>
      <w:r w:rsidRPr="00BE1C1B">
        <w:rPr>
          <w:color w:val="000000" w:themeColor="text1"/>
        </w:rPr>
      </w:r>
      <w:r w:rsidRPr="00BE1C1B">
        <w:rPr>
          <w:color w:val="000000" w:themeColor="text1"/>
        </w:rPr>
        <w:fldChar w:fldCharType="separate"/>
      </w:r>
      <w:r>
        <w:rPr>
          <w:color w:val="000000" w:themeColor="text1"/>
          <w:vertAlign w:val="superscript"/>
        </w:rPr>
        <w:t>c</w:t>
      </w:r>
      <w:r w:rsidRPr="00BE1C1B">
        <w:rPr>
          <w:color w:val="000000" w:themeColor="text1"/>
        </w:rPr>
        <w:fldChar w:fldCharType="end"/>
      </w:r>
      <w:r>
        <w:rPr>
          <w:color w:val="000000" w:themeColor="text1"/>
        </w:rPr>
        <w:t>*</w:t>
      </w:r>
    </w:p>
    <w:p w14:paraId="1EEF5392" w14:textId="77777777" w:rsidR="009C4CE2" w:rsidRPr="00BE1C1B" w:rsidRDefault="009C4CE2" w:rsidP="009C4CE2">
      <w:pPr>
        <w:pStyle w:val="ListParagraph"/>
        <w:numPr>
          <w:ilvl w:val="0"/>
          <w:numId w:val="1"/>
        </w:numPr>
        <w:rPr>
          <w:color w:val="000000" w:themeColor="text1"/>
        </w:rPr>
      </w:pPr>
      <w:r w:rsidRPr="00BE1C1B">
        <w:rPr>
          <w:color w:val="000000" w:themeColor="text1"/>
        </w:rPr>
        <w:t>Department of Biochemistry</w:t>
      </w:r>
      <w:r>
        <w:rPr>
          <w:color w:val="000000" w:themeColor="text1"/>
        </w:rPr>
        <w:t xml:space="preserve"> </w:t>
      </w:r>
      <w:r w:rsidRPr="00BE1C1B">
        <w:rPr>
          <w:color w:val="000000" w:themeColor="text1"/>
        </w:rPr>
        <w:t>and Molecular Biology, The Pennsylvania State University, University Park, PA, 16802, USA</w:t>
      </w:r>
    </w:p>
    <w:p w14:paraId="5E65C9FA" w14:textId="77777777" w:rsidR="009C4CE2" w:rsidRPr="00BE1C1B" w:rsidRDefault="009C4CE2" w:rsidP="009C4CE2">
      <w:pPr>
        <w:pStyle w:val="ListParagraph"/>
        <w:numPr>
          <w:ilvl w:val="0"/>
          <w:numId w:val="1"/>
        </w:numPr>
        <w:rPr>
          <w:color w:val="000000" w:themeColor="text1"/>
        </w:rPr>
      </w:pPr>
      <w:r w:rsidRPr="00BE1C1B">
        <w:rPr>
          <w:color w:val="000000" w:themeColor="text1"/>
        </w:rPr>
        <w:t>DOE Center for Advanced Bioenergy and Bioproducts Innovation, The Pennsylvania State University, University Park, PA, 16802, USA</w:t>
      </w:r>
    </w:p>
    <w:p w14:paraId="02025B2C" w14:textId="77777777" w:rsidR="009C4CE2" w:rsidRDefault="009C4CE2" w:rsidP="009C4CE2">
      <w:pPr>
        <w:pStyle w:val="ListParagraph"/>
        <w:numPr>
          <w:ilvl w:val="0"/>
          <w:numId w:val="1"/>
        </w:numPr>
        <w:rPr>
          <w:color w:val="000000" w:themeColor="text1"/>
        </w:rPr>
      </w:pPr>
      <w:r w:rsidRPr="00BE1C1B">
        <w:rPr>
          <w:color w:val="000000" w:themeColor="text1"/>
        </w:rPr>
        <w:t>Department of Chemical Engineering, The Pennsylvania State University, University Park, PA, 16802, USA</w:t>
      </w:r>
    </w:p>
    <w:p w14:paraId="2F704C9A" w14:textId="77777777" w:rsidR="009C4CE2" w:rsidRDefault="009C4CE2" w:rsidP="009C4CE2">
      <w:pPr>
        <w:pStyle w:val="ListParagraph"/>
        <w:numPr>
          <w:ilvl w:val="0"/>
          <w:numId w:val="1"/>
        </w:numPr>
        <w:rPr>
          <w:color w:val="000000" w:themeColor="text1"/>
        </w:rPr>
      </w:pPr>
      <w:r w:rsidRPr="00945A2E">
        <w:rPr>
          <w:color w:val="000000" w:themeColor="text1"/>
        </w:rPr>
        <w:t>Gene and Linda Voiland School of Chemical Engineering and Bioengineering, Washington State University, Pullman, WA, 9916</w:t>
      </w:r>
      <w:r>
        <w:rPr>
          <w:color w:val="000000" w:themeColor="text1"/>
        </w:rPr>
        <w:t>4</w:t>
      </w:r>
      <w:r w:rsidRPr="00945A2E">
        <w:rPr>
          <w:color w:val="000000" w:themeColor="text1"/>
        </w:rPr>
        <w:t>, USA</w:t>
      </w:r>
    </w:p>
    <w:p w14:paraId="02376A79" w14:textId="77777777" w:rsidR="009C4CE2" w:rsidRPr="00F8527E" w:rsidRDefault="009C4CE2" w:rsidP="009C4CE2">
      <w:pPr>
        <w:pStyle w:val="ListParagraph"/>
        <w:numPr>
          <w:ilvl w:val="0"/>
          <w:numId w:val="1"/>
        </w:numPr>
        <w:rPr>
          <w:color w:val="000000" w:themeColor="text1"/>
        </w:rPr>
      </w:pPr>
      <w:r w:rsidRPr="00BE1C1B">
        <w:rPr>
          <w:color w:val="000000" w:themeColor="text1"/>
        </w:rPr>
        <w:t>DOE Center for Advanced Bioenergy and Bioproducts Innovation, Princeton University, Princeton, NJ, USA</w:t>
      </w:r>
    </w:p>
    <w:p w14:paraId="22FC42C1" w14:textId="77777777" w:rsidR="009C4CE2" w:rsidRPr="00BE1C1B" w:rsidRDefault="009C4CE2" w:rsidP="009C4CE2">
      <w:pPr>
        <w:pStyle w:val="ListParagraph"/>
        <w:numPr>
          <w:ilvl w:val="0"/>
          <w:numId w:val="1"/>
        </w:numPr>
        <w:rPr>
          <w:color w:val="000000" w:themeColor="text1"/>
        </w:rPr>
      </w:pPr>
      <w:r w:rsidRPr="00BE1C1B">
        <w:rPr>
          <w:color w:val="000000" w:themeColor="text1"/>
        </w:rPr>
        <w:t>Department of Chemistry, Princeton University, Princeton, NJ, USA</w:t>
      </w:r>
    </w:p>
    <w:p w14:paraId="4299B2B1" w14:textId="77777777" w:rsidR="009C4CE2" w:rsidRDefault="009C4CE2" w:rsidP="009C4CE2">
      <w:pPr>
        <w:pStyle w:val="ListParagraph"/>
        <w:numPr>
          <w:ilvl w:val="0"/>
          <w:numId w:val="1"/>
        </w:numPr>
        <w:rPr>
          <w:color w:val="000000" w:themeColor="text1"/>
        </w:rPr>
      </w:pPr>
      <w:r w:rsidRPr="00BE1C1B">
        <w:rPr>
          <w:color w:val="000000" w:themeColor="text1"/>
        </w:rPr>
        <w:t>Lewis-Sigler Institute for Integrative Genomics, Princeton University, Princeton, NJ, USA</w:t>
      </w:r>
    </w:p>
    <w:p w14:paraId="1D691335" w14:textId="77777777" w:rsidR="009C4CE2" w:rsidRPr="00BE1C1B" w:rsidRDefault="009C4CE2" w:rsidP="009C4CE2">
      <w:pPr>
        <w:pStyle w:val="ListParagraph"/>
        <w:numPr>
          <w:ilvl w:val="0"/>
          <w:numId w:val="1"/>
        </w:numPr>
        <w:rPr>
          <w:color w:val="000000" w:themeColor="text1"/>
        </w:rPr>
      </w:pPr>
      <w:r>
        <w:rPr>
          <w:color w:val="000000" w:themeColor="text1"/>
        </w:rPr>
        <w:t xml:space="preserve">Current address: </w:t>
      </w:r>
      <w:r w:rsidRPr="009423AB">
        <w:rPr>
          <w:color w:val="000000" w:themeColor="text1"/>
        </w:rPr>
        <w:t>State Key Laboratory of Female Fertility Promotion, Beijing Key Laboratory of Reproductive Endocrinology and Assisted Reproductive Technology, Center for Reproductive Medicine, Department of Obstetrics and Gynecology, Peking University Third Hospital, Beijing, China</w:t>
      </w:r>
    </w:p>
    <w:p w14:paraId="6312A91A" w14:textId="77777777" w:rsidR="009C4CE2" w:rsidRDefault="009C4CE2" w:rsidP="009C4CE2">
      <w:pPr>
        <w:pStyle w:val="ListParagraph"/>
        <w:numPr>
          <w:ilvl w:val="0"/>
          <w:numId w:val="1"/>
        </w:numPr>
        <w:rPr>
          <w:color w:val="000000" w:themeColor="text1"/>
        </w:rPr>
      </w:pPr>
      <w:r w:rsidRPr="00BE1C1B">
        <w:rPr>
          <w:color w:val="000000" w:themeColor="text1"/>
        </w:rPr>
        <w:lastRenderedPageBreak/>
        <w:t>Current address: Department of Bioengineering, University of Pennsylvania, Philadelphia, PA 19104, USA</w:t>
      </w:r>
    </w:p>
    <w:p w14:paraId="5DEE23E8" w14:textId="77777777" w:rsidR="009C4CE2" w:rsidRPr="006F78D6" w:rsidRDefault="009C4CE2" w:rsidP="009C4CE2">
      <w:pPr>
        <w:pStyle w:val="ListParagraph"/>
        <w:numPr>
          <w:ilvl w:val="0"/>
          <w:numId w:val="1"/>
        </w:numPr>
        <w:rPr>
          <w:color w:val="000000" w:themeColor="text1"/>
        </w:rPr>
      </w:pPr>
      <w:r w:rsidRPr="00960A0A">
        <w:rPr>
          <w:color w:val="000000" w:themeColor="text1"/>
        </w:rPr>
        <w:t>Brown University Department of Orthopaedic Surgery, Providence, RI</w:t>
      </w:r>
      <w:r>
        <w:rPr>
          <w:color w:val="000000" w:themeColor="text1"/>
        </w:rPr>
        <w:t xml:space="preserve"> </w:t>
      </w:r>
      <w:r w:rsidRPr="006F78D6">
        <w:rPr>
          <w:color w:val="000000" w:themeColor="text1"/>
        </w:rPr>
        <w:t>02912</w:t>
      </w:r>
      <w:r>
        <w:rPr>
          <w:color w:val="000000" w:themeColor="text1"/>
        </w:rPr>
        <w:t>, USA</w:t>
      </w:r>
    </w:p>
    <w:p w14:paraId="13E476D7" w14:textId="77777777" w:rsidR="009C4CE2" w:rsidRPr="00BE1C1B" w:rsidRDefault="009C4CE2" w:rsidP="009C4CE2">
      <w:pPr>
        <w:pStyle w:val="ListParagraph"/>
        <w:numPr>
          <w:ilvl w:val="0"/>
          <w:numId w:val="1"/>
        </w:numPr>
        <w:rPr>
          <w:color w:val="000000" w:themeColor="text1"/>
        </w:rPr>
      </w:pPr>
      <w:r w:rsidRPr="00770959">
        <w:rPr>
          <w:color w:val="000000" w:themeColor="text1"/>
        </w:rPr>
        <w:t>Department of Molecular Biology, Princeton University, Princeton, NJ 08544, USA</w:t>
      </w:r>
    </w:p>
    <w:p w14:paraId="3EAFDDBD" w14:textId="77777777" w:rsidR="009C4CE2" w:rsidRDefault="009C4CE2" w:rsidP="009C4CE2">
      <w:pPr>
        <w:pStyle w:val="ListParagraph"/>
        <w:numPr>
          <w:ilvl w:val="0"/>
          <w:numId w:val="1"/>
        </w:numPr>
        <w:rPr>
          <w:color w:val="000000" w:themeColor="text1"/>
        </w:rPr>
      </w:pPr>
      <w:r w:rsidRPr="00BE1C1B">
        <w:rPr>
          <w:color w:val="000000" w:themeColor="text1"/>
        </w:rPr>
        <w:t>Ludwig Institute for Cancer Research, Princeton Branch, Princeton, NJ, USA</w:t>
      </w:r>
    </w:p>
    <w:p w14:paraId="47D36D49" w14:textId="77777777" w:rsidR="0038665C" w:rsidRPr="00586B1B" w:rsidRDefault="0038665C" w:rsidP="0038665C">
      <w:r w:rsidRPr="00586B1B">
        <w:rPr>
          <w:vertAlign w:val="superscript"/>
        </w:rPr>
        <w:t>*</w:t>
      </w:r>
      <w:r w:rsidRPr="002C39F6">
        <w:t xml:space="preserve"> Correspondence: </w:t>
      </w:r>
      <w:hyperlink r:id="rId5" w:history="1">
        <w:r w:rsidRPr="00734DF0">
          <w:rPr>
            <w:rStyle w:val="Hyperlink"/>
          </w:rPr>
          <w:t>costas@psu.edu</w:t>
        </w:r>
      </w:hyperlink>
    </w:p>
    <w:p w14:paraId="6F031F5D" w14:textId="4D32B610" w:rsidR="00462A86" w:rsidRDefault="00462A86" w:rsidP="00293159">
      <w:pPr>
        <w:pStyle w:val="Heading1withoutnumber"/>
        <w:numPr>
          <w:ilvl w:val="0"/>
          <w:numId w:val="2"/>
        </w:numPr>
      </w:pPr>
      <w:r>
        <w:t>Proteins translated by the mitoribosome</w:t>
      </w:r>
      <w:r w:rsidR="00DE1C92">
        <w:t xml:space="preserve"> in scRBA</w:t>
      </w:r>
    </w:p>
    <w:tbl>
      <w:tblPr>
        <w:tblStyle w:val="GridTable1Light"/>
        <w:tblW w:w="4779" w:type="dxa"/>
        <w:tblLook w:val="04A0" w:firstRow="1" w:lastRow="0" w:firstColumn="1" w:lastColumn="0" w:noHBand="0" w:noVBand="1"/>
      </w:tblPr>
      <w:tblGrid>
        <w:gridCol w:w="2323"/>
        <w:gridCol w:w="1020"/>
        <w:gridCol w:w="1436"/>
      </w:tblGrid>
      <w:tr w:rsidR="007226F8" w:rsidRPr="00462A86" w14:paraId="56BE68CF" w14:textId="77777777" w:rsidTr="007226F8">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323" w:type="dxa"/>
          </w:tcPr>
          <w:p w14:paraId="377F0A2A" w14:textId="37E60265" w:rsidR="007226F8" w:rsidRPr="00DE1C92" w:rsidRDefault="007226F8" w:rsidP="00462A86">
            <w:pPr>
              <w:spacing w:line="240" w:lineRule="auto"/>
              <w:jc w:val="left"/>
              <w:rPr>
                <w:rFonts w:eastAsia="Times New Roman"/>
                <w:sz w:val="22"/>
                <w:szCs w:val="22"/>
              </w:rPr>
            </w:pPr>
            <w:r w:rsidRPr="00DE1C92">
              <w:rPr>
                <w:rFonts w:eastAsia="Times New Roman"/>
                <w:sz w:val="22"/>
                <w:szCs w:val="22"/>
              </w:rPr>
              <w:t>Protein ID in model</w:t>
            </w:r>
          </w:p>
        </w:tc>
        <w:tc>
          <w:tcPr>
            <w:tcW w:w="1020" w:type="dxa"/>
            <w:hideMark/>
          </w:tcPr>
          <w:p w14:paraId="3255CC56" w14:textId="6B3DA8BB" w:rsidR="007226F8" w:rsidRPr="00DE1C92" w:rsidRDefault="007226F8" w:rsidP="00462A86">
            <w:pPr>
              <w:spacing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sz w:val="22"/>
                <w:szCs w:val="22"/>
              </w:rPr>
            </w:pPr>
            <w:r w:rsidRPr="00DE1C92">
              <w:rPr>
                <w:rFonts w:eastAsia="Times New Roman"/>
                <w:sz w:val="22"/>
                <w:szCs w:val="22"/>
              </w:rPr>
              <w:t>Name</w:t>
            </w:r>
          </w:p>
        </w:tc>
        <w:tc>
          <w:tcPr>
            <w:tcW w:w="1436" w:type="dxa"/>
            <w:hideMark/>
          </w:tcPr>
          <w:p w14:paraId="208CDB1B" w14:textId="073E5944" w:rsidR="007226F8" w:rsidRPr="00DE1C92" w:rsidRDefault="007226F8" w:rsidP="00462A86">
            <w:pPr>
              <w:spacing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sz w:val="22"/>
                <w:szCs w:val="22"/>
              </w:rPr>
            </w:pPr>
            <w:r w:rsidRPr="00DE1C92">
              <w:rPr>
                <w:rFonts w:eastAsia="Times New Roman"/>
                <w:sz w:val="22"/>
                <w:szCs w:val="22"/>
              </w:rPr>
              <w:t>UniProt ID</w:t>
            </w:r>
          </w:p>
        </w:tc>
      </w:tr>
      <w:tr w:rsidR="00DE1C92" w:rsidRPr="00462A86" w14:paraId="36BFB2CE" w14:textId="77777777" w:rsidTr="00281593">
        <w:trPr>
          <w:trHeight w:val="300"/>
        </w:trPr>
        <w:tc>
          <w:tcPr>
            <w:cnfStyle w:val="001000000000" w:firstRow="0" w:lastRow="0" w:firstColumn="1" w:lastColumn="0" w:oddVBand="0" w:evenVBand="0" w:oddHBand="0" w:evenHBand="0" w:firstRowFirstColumn="0" w:firstRowLastColumn="0" w:lastRowFirstColumn="0" w:lastRowLastColumn="0"/>
            <w:tcW w:w="2323" w:type="dxa"/>
            <w:vAlign w:val="bottom"/>
          </w:tcPr>
          <w:p w14:paraId="1C8F9127" w14:textId="13D7384E" w:rsidR="00DE1C92" w:rsidRPr="00DE1C92" w:rsidRDefault="00DE1C92" w:rsidP="00DE1C92">
            <w:pPr>
              <w:spacing w:line="240" w:lineRule="auto"/>
              <w:jc w:val="left"/>
              <w:rPr>
                <w:b w:val="0"/>
                <w:bCs w:val="0"/>
                <w:color w:val="000000"/>
                <w:sz w:val="22"/>
                <w:szCs w:val="22"/>
              </w:rPr>
            </w:pPr>
            <w:r w:rsidRPr="00DE1C92">
              <w:rPr>
                <w:b w:val="0"/>
                <w:bCs w:val="0"/>
                <w:color w:val="000000"/>
                <w:sz w:val="22"/>
                <w:szCs w:val="22"/>
              </w:rPr>
              <w:t>Q0045</w:t>
            </w:r>
          </w:p>
        </w:tc>
        <w:tc>
          <w:tcPr>
            <w:tcW w:w="1020" w:type="dxa"/>
            <w:noWrap/>
            <w:vAlign w:val="bottom"/>
            <w:hideMark/>
          </w:tcPr>
          <w:p w14:paraId="61C7AA69" w14:textId="56180AB7" w:rsidR="00DE1C92" w:rsidRPr="00DE1C92" w:rsidRDefault="00DE1C92" w:rsidP="00DE1C92">
            <w:pPr>
              <w:spacing w:line="24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sidRPr="00DE1C92">
              <w:rPr>
                <w:color w:val="000000"/>
                <w:sz w:val="22"/>
                <w:szCs w:val="22"/>
              </w:rPr>
              <w:t>COX1</w:t>
            </w:r>
          </w:p>
        </w:tc>
        <w:tc>
          <w:tcPr>
            <w:tcW w:w="1436" w:type="dxa"/>
            <w:noWrap/>
            <w:vAlign w:val="bottom"/>
            <w:hideMark/>
          </w:tcPr>
          <w:p w14:paraId="43E1567C" w14:textId="4565752A" w:rsidR="00DE1C92" w:rsidRPr="00DE1C92" w:rsidRDefault="00DE1C92" w:rsidP="00DE1C92">
            <w:pPr>
              <w:spacing w:line="24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sidRPr="00DE1C92">
              <w:rPr>
                <w:color w:val="000000"/>
                <w:sz w:val="22"/>
                <w:szCs w:val="22"/>
              </w:rPr>
              <w:t>P00401</w:t>
            </w:r>
          </w:p>
        </w:tc>
      </w:tr>
      <w:tr w:rsidR="00DE1C92" w:rsidRPr="00462A86" w14:paraId="4EA2B40D" w14:textId="77777777" w:rsidTr="00281593">
        <w:trPr>
          <w:trHeight w:val="300"/>
        </w:trPr>
        <w:tc>
          <w:tcPr>
            <w:cnfStyle w:val="001000000000" w:firstRow="0" w:lastRow="0" w:firstColumn="1" w:lastColumn="0" w:oddVBand="0" w:evenVBand="0" w:oddHBand="0" w:evenHBand="0" w:firstRowFirstColumn="0" w:firstRowLastColumn="0" w:lastRowFirstColumn="0" w:lastRowLastColumn="0"/>
            <w:tcW w:w="2323" w:type="dxa"/>
            <w:vAlign w:val="bottom"/>
          </w:tcPr>
          <w:p w14:paraId="4C5257B7" w14:textId="51D92E90" w:rsidR="00DE1C92" w:rsidRPr="00DE1C92" w:rsidRDefault="00DE1C92" w:rsidP="00DE1C92">
            <w:pPr>
              <w:spacing w:line="240" w:lineRule="auto"/>
              <w:jc w:val="left"/>
              <w:rPr>
                <w:b w:val="0"/>
                <w:bCs w:val="0"/>
                <w:color w:val="000000"/>
                <w:sz w:val="22"/>
                <w:szCs w:val="22"/>
              </w:rPr>
            </w:pPr>
            <w:r w:rsidRPr="00DE1C92">
              <w:rPr>
                <w:b w:val="0"/>
                <w:bCs w:val="0"/>
                <w:color w:val="000000"/>
                <w:sz w:val="22"/>
                <w:szCs w:val="22"/>
              </w:rPr>
              <w:t>Q0080</w:t>
            </w:r>
          </w:p>
        </w:tc>
        <w:tc>
          <w:tcPr>
            <w:tcW w:w="1020" w:type="dxa"/>
            <w:noWrap/>
            <w:vAlign w:val="bottom"/>
            <w:hideMark/>
          </w:tcPr>
          <w:p w14:paraId="733B67EB" w14:textId="147FD181" w:rsidR="00DE1C92" w:rsidRPr="00DE1C92" w:rsidRDefault="00DE1C92" w:rsidP="00DE1C92">
            <w:pPr>
              <w:spacing w:line="24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sidRPr="00DE1C92">
              <w:rPr>
                <w:color w:val="000000"/>
                <w:sz w:val="22"/>
                <w:szCs w:val="22"/>
              </w:rPr>
              <w:t>ATP8</w:t>
            </w:r>
          </w:p>
        </w:tc>
        <w:tc>
          <w:tcPr>
            <w:tcW w:w="1436" w:type="dxa"/>
            <w:noWrap/>
            <w:vAlign w:val="bottom"/>
            <w:hideMark/>
          </w:tcPr>
          <w:p w14:paraId="490E8F77" w14:textId="1AB1C67F" w:rsidR="00DE1C92" w:rsidRPr="00DE1C92" w:rsidRDefault="00DE1C92" w:rsidP="00DE1C92">
            <w:pPr>
              <w:spacing w:line="24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sidRPr="00DE1C92">
              <w:rPr>
                <w:color w:val="000000"/>
                <w:sz w:val="22"/>
                <w:szCs w:val="22"/>
              </w:rPr>
              <w:t>P00856</w:t>
            </w:r>
          </w:p>
        </w:tc>
      </w:tr>
      <w:tr w:rsidR="00DE1C92" w:rsidRPr="00462A86" w14:paraId="7259A69D" w14:textId="77777777" w:rsidTr="00281593">
        <w:trPr>
          <w:trHeight w:val="300"/>
        </w:trPr>
        <w:tc>
          <w:tcPr>
            <w:cnfStyle w:val="001000000000" w:firstRow="0" w:lastRow="0" w:firstColumn="1" w:lastColumn="0" w:oddVBand="0" w:evenVBand="0" w:oddHBand="0" w:evenHBand="0" w:firstRowFirstColumn="0" w:firstRowLastColumn="0" w:lastRowFirstColumn="0" w:lastRowLastColumn="0"/>
            <w:tcW w:w="2323" w:type="dxa"/>
            <w:vAlign w:val="bottom"/>
          </w:tcPr>
          <w:p w14:paraId="139B117B" w14:textId="7EF0C302" w:rsidR="00DE1C92" w:rsidRPr="00DE1C92" w:rsidRDefault="00DE1C92" w:rsidP="00DE1C92">
            <w:pPr>
              <w:spacing w:line="240" w:lineRule="auto"/>
              <w:jc w:val="left"/>
              <w:rPr>
                <w:b w:val="0"/>
                <w:bCs w:val="0"/>
                <w:color w:val="000000"/>
                <w:sz w:val="22"/>
                <w:szCs w:val="22"/>
              </w:rPr>
            </w:pPr>
            <w:r w:rsidRPr="00DE1C92">
              <w:rPr>
                <w:b w:val="0"/>
                <w:bCs w:val="0"/>
                <w:color w:val="000000"/>
                <w:sz w:val="22"/>
                <w:szCs w:val="22"/>
              </w:rPr>
              <w:t>Q0085</w:t>
            </w:r>
          </w:p>
        </w:tc>
        <w:tc>
          <w:tcPr>
            <w:tcW w:w="1020" w:type="dxa"/>
            <w:noWrap/>
            <w:vAlign w:val="bottom"/>
            <w:hideMark/>
          </w:tcPr>
          <w:p w14:paraId="52E23F2C" w14:textId="5A0254F0" w:rsidR="00DE1C92" w:rsidRPr="00DE1C92" w:rsidRDefault="00DE1C92" w:rsidP="00DE1C92">
            <w:pPr>
              <w:spacing w:line="24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sidRPr="00DE1C92">
              <w:rPr>
                <w:color w:val="000000"/>
                <w:sz w:val="22"/>
                <w:szCs w:val="22"/>
              </w:rPr>
              <w:t>ATP6</w:t>
            </w:r>
          </w:p>
        </w:tc>
        <w:tc>
          <w:tcPr>
            <w:tcW w:w="1436" w:type="dxa"/>
            <w:noWrap/>
            <w:vAlign w:val="bottom"/>
            <w:hideMark/>
          </w:tcPr>
          <w:p w14:paraId="4C9E5CC4" w14:textId="4C87C99E" w:rsidR="00DE1C92" w:rsidRPr="00DE1C92" w:rsidRDefault="00DE1C92" w:rsidP="00DE1C92">
            <w:pPr>
              <w:spacing w:line="24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sidRPr="00DE1C92">
              <w:rPr>
                <w:color w:val="000000"/>
                <w:sz w:val="22"/>
                <w:szCs w:val="22"/>
              </w:rPr>
              <w:t>P00854</w:t>
            </w:r>
          </w:p>
        </w:tc>
      </w:tr>
      <w:tr w:rsidR="00DE1C92" w:rsidRPr="00462A86" w14:paraId="6C348104" w14:textId="77777777" w:rsidTr="00281593">
        <w:trPr>
          <w:trHeight w:val="300"/>
        </w:trPr>
        <w:tc>
          <w:tcPr>
            <w:cnfStyle w:val="001000000000" w:firstRow="0" w:lastRow="0" w:firstColumn="1" w:lastColumn="0" w:oddVBand="0" w:evenVBand="0" w:oddHBand="0" w:evenHBand="0" w:firstRowFirstColumn="0" w:firstRowLastColumn="0" w:lastRowFirstColumn="0" w:lastRowLastColumn="0"/>
            <w:tcW w:w="2323" w:type="dxa"/>
            <w:vAlign w:val="bottom"/>
          </w:tcPr>
          <w:p w14:paraId="24CF9D27" w14:textId="51F0E053" w:rsidR="00DE1C92" w:rsidRPr="00DE1C92" w:rsidRDefault="00DE1C92" w:rsidP="00DE1C92">
            <w:pPr>
              <w:spacing w:line="240" w:lineRule="auto"/>
              <w:jc w:val="left"/>
              <w:rPr>
                <w:b w:val="0"/>
                <w:bCs w:val="0"/>
                <w:color w:val="000000"/>
                <w:sz w:val="22"/>
                <w:szCs w:val="22"/>
              </w:rPr>
            </w:pPr>
            <w:r w:rsidRPr="00DE1C92">
              <w:rPr>
                <w:b w:val="0"/>
                <w:bCs w:val="0"/>
                <w:color w:val="000000"/>
                <w:sz w:val="22"/>
                <w:szCs w:val="22"/>
              </w:rPr>
              <w:t>Q0105</w:t>
            </w:r>
          </w:p>
        </w:tc>
        <w:tc>
          <w:tcPr>
            <w:tcW w:w="1020" w:type="dxa"/>
            <w:noWrap/>
            <w:vAlign w:val="bottom"/>
            <w:hideMark/>
          </w:tcPr>
          <w:p w14:paraId="7459C5F3" w14:textId="4A0075DC" w:rsidR="00DE1C92" w:rsidRPr="00DE1C92" w:rsidRDefault="00DE1C92" w:rsidP="00DE1C92">
            <w:pPr>
              <w:spacing w:line="24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sidRPr="00DE1C92">
              <w:rPr>
                <w:color w:val="000000"/>
                <w:sz w:val="22"/>
                <w:szCs w:val="22"/>
              </w:rPr>
              <w:t>COB</w:t>
            </w:r>
          </w:p>
        </w:tc>
        <w:tc>
          <w:tcPr>
            <w:tcW w:w="1436" w:type="dxa"/>
            <w:noWrap/>
            <w:vAlign w:val="bottom"/>
            <w:hideMark/>
          </w:tcPr>
          <w:p w14:paraId="330BF14A" w14:textId="05831E24" w:rsidR="00DE1C92" w:rsidRPr="00DE1C92" w:rsidRDefault="00DE1C92" w:rsidP="00DE1C92">
            <w:pPr>
              <w:spacing w:line="24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sidRPr="00DE1C92">
              <w:rPr>
                <w:color w:val="000000"/>
                <w:sz w:val="22"/>
                <w:szCs w:val="22"/>
              </w:rPr>
              <w:t>P00163</w:t>
            </w:r>
          </w:p>
        </w:tc>
      </w:tr>
      <w:tr w:rsidR="00DE1C92" w:rsidRPr="00462A86" w14:paraId="52050122" w14:textId="77777777" w:rsidTr="00281593">
        <w:trPr>
          <w:trHeight w:val="300"/>
        </w:trPr>
        <w:tc>
          <w:tcPr>
            <w:cnfStyle w:val="001000000000" w:firstRow="0" w:lastRow="0" w:firstColumn="1" w:lastColumn="0" w:oddVBand="0" w:evenVBand="0" w:oddHBand="0" w:evenHBand="0" w:firstRowFirstColumn="0" w:firstRowLastColumn="0" w:lastRowFirstColumn="0" w:lastRowLastColumn="0"/>
            <w:tcW w:w="2323" w:type="dxa"/>
            <w:vAlign w:val="bottom"/>
          </w:tcPr>
          <w:p w14:paraId="0651E2DF" w14:textId="0286E69E" w:rsidR="00DE1C92" w:rsidRPr="00DE1C92" w:rsidRDefault="00DE1C92" w:rsidP="00DE1C92">
            <w:pPr>
              <w:spacing w:line="240" w:lineRule="auto"/>
              <w:jc w:val="left"/>
              <w:rPr>
                <w:b w:val="0"/>
                <w:bCs w:val="0"/>
                <w:color w:val="000000"/>
                <w:sz w:val="22"/>
                <w:szCs w:val="22"/>
              </w:rPr>
            </w:pPr>
            <w:r w:rsidRPr="00DE1C92">
              <w:rPr>
                <w:b w:val="0"/>
                <w:bCs w:val="0"/>
                <w:color w:val="000000"/>
                <w:sz w:val="22"/>
                <w:szCs w:val="22"/>
              </w:rPr>
              <w:t>Q0130</w:t>
            </w:r>
          </w:p>
        </w:tc>
        <w:tc>
          <w:tcPr>
            <w:tcW w:w="1020" w:type="dxa"/>
            <w:noWrap/>
            <w:vAlign w:val="bottom"/>
            <w:hideMark/>
          </w:tcPr>
          <w:p w14:paraId="35466E31" w14:textId="1192FE59" w:rsidR="00DE1C92" w:rsidRPr="00DE1C92" w:rsidRDefault="00DE1C92" w:rsidP="00DE1C92">
            <w:pPr>
              <w:spacing w:line="24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sidRPr="00DE1C92">
              <w:rPr>
                <w:color w:val="000000"/>
                <w:sz w:val="22"/>
                <w:szCs w:val="22"/>
              </w:rPr>
              <w:t>OLI1</w:t>
            </w:r>
          </w:p>
        </w:tc>
        <w:tc>
          <w:tcPr>
            <w:tcW w:w="1436" w:type="dxa"/>
            <w:noWrap/>
            <w:vAlign w:val="bottom"/>
            <w:hideMark/>
          </w:tcPr>
          <w:p w14:paraId="69FE0B51" w14:textId="2889DFF9" w:rsidR="00DE1C92" w:rsidRPr="00DE1C92" w:rsidRDefault="00DE1C92" w:rsidP="00DE1C92">
            <w:pPr>
              <w:spacing w:line="24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sidRPr="00DE1C92">
              <w:rPr>
                <w:color w:val="000000"/>
                <w:sz w:val="22"/>
                <w:szCs w:val="22"/>
              </w:rPr>
              <w:t>P61829</w:t>
            </w:r>
          </w:p>
        </w:tc>
      </w:tr>
      <w:tr w:rsidR="00DE1C92" w:rsidRPr="00462A86" w14:paraId="47C7A61C" w14:textId="77777777" w:rsidTr="00281593">
        <w:trPr>
          <w:trHeight w:val="300"/>
        </w:trPr>
        <w:tc>
          <w:tcPr>
            <w:cnfStyle w:val="001000000000" w:firstRow="0" w:lastRow="0" w:firstColumn="1" w:lastColumn="0" w:oddVBand="0" w:evenVBand="0" w:oddHBand="0" w:evenHBand="0" w:firstRowFirstColumn="0" w:firstRowLastColumn="0" w:lastRowFirstColumn="0" w:lastRowLastColumn="0"/>
            <w:tcW w:w="2323" w:type="dxa"/>
            <w:vAlign w:val="bottom"/>
          </w:tcPr>
          <w:p w14:paraId="5A7070FB" w14:textId="0C215042" w:rsidR="00DE1C92" w:rsidRPr="00DE1C92" w:rsidRDefault="00DE1C92" w:rsidP="00DE1C92">
            <w:pPr>
              <w:spacing w:line="240" w:lineRule="auto"/>
              <w:jc w:val="left"/>
              <w:rPr>
                <w:b w:val="0"/>
                <w:bCs w:val="0"/>
                <w:color w:val="000000"/>
                <w:sz w:val="22"/>
                <w:szCs w:val="22"/>
              </w:rPr>
            </w:pPr>
            <w:r w:rsidRPr="00DE1C92">
              <w:rPr>
                <w:b w:val="0"/>
                <w:bCs w:val="0"/>
                <w:color w:val="000000"/>
                <w:sz w:val="22"/>
                <w:szCs w:val="22"/>
              </w:rPr>
              <w:t>Q0250</w:t>
            </w:r>
          </w:p>
        </w:tc>
        <w:tc>
          <w:tcPr>
            <w:tcW w:w="1020" w:type="dxa"/>
            <w:noWrap/>
            <w:vAlign w:val="bottom"/>
            <w:hideMark/>
          </w:tcPr>
          <w:p w14:paraId="250965F9" w14:textId="0A848955" w:rsidR="00DE1C92" w:rsidRPr="00DE1C92" w:rsidRDefault="00DE1C92" w:rsidP="00DE1C92">
            <w:pPr>
              <w:spacing w:line="24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sidRPr="00DE1C92">
              <w:rPr>
                <w:color w:val="000000"/>
                <w:sz w:val="22"/>
                <w:szCs w:val="22"/>
              </w:rPr>
              <w:t>COX2</w:t>
            </w:r>
          </w:p>
        </w:tc>
        <w:tc>
          <w:tcPr>
            <w:tcW w:w="1436" w:type="dxa"/>
            <w:noWrap/>
            <w:vAlign w:val="bottom"/>
            <w:hideMark/>
          </w:tcPr>
          <w:p w14:paraId="7499B528" w14:textId="0C328C78" w:rsidR="00DE1C92" w:rsidRPr="00DE1C92" w:rsidRDefault="00DE1C92" w:rsidP="00DE1C92">
            <w:pPr>
              <w:spacing w:line="24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sidRPr="00DE1C92">
              <w:rPr>
                <w:color w:val="000000"/>
                <w:sz w:val="22"/>
                <w:szCs w:val="22"/>
              </w:rPr>
              <w:t>P00410</w:t>
            </w:r>
          </w:p>
        </w:tc>
      </w:tr>
      <w:tr w:rsidR="00DE1C92" w:rsidRPr="00462A86" w14:paraId="29261ED1" w14:textId="77777777" w:rsidTr="00281593">
        <w:trPr>
          <w:trHeight w:val="300"/>
        </w:trPr>
        <w:tc>
          <w:tcPr>
            <w:cnfStyle w:val="001000000000" w:firstRow="0" w:lastRow="0" w:firstColumn="1" w:lastColumn="0" w:oddVBand="0" w:evenVBand="0" w:oddHBand="0" w:evenHBand="0" w:firstRowFirstColumn="0" w:firstRowLastColumn="0" w:lastRowFirstColumn="0" w:lastRowLastColumn="0"/>
            <w:tcW w:w="2323" w:type="dxa"/>
            <w:vAlign w:val="bottom"/>
          </w:tcPr>
          <w:p w14:paraId="0E472B64" w14:textId="1C955014" w:rsidR="00DE1C92" w:rsidRPr="00DE1C92" w:rsidRDefault="00DE1C92" w:rsidP="00DE1C92">
            <w:pPr>
              <w:spacing w:line="240" w:lineRule="auto"/>
              <w:jc w:val="left"/>
              <w:rPr>
                <w:b w:val="0"/>
                <w:bCs w:val="0"/>
                <w:color w:val="000000"/>
                <w:sz w:val="22"/>
                <w:szCs w:val="22"/>
              </w:rPr>
            </w:pPr>
            <w:r w:rsidRPr="00DE1C92">
              <w:rPr>
                <w:b w:val="0"/>
                <w:bCs w:val="0"/>
                <w:color w:val="000000"/>
                <w:sz w:val="22"/>
                <w:szCs w:val="22"/>
              </w:rPr>
              <w:t>Q0275</w:t>
            </w:r>
          </w:p>
        </w:tc>
        <w:tc>
          <w:tcPr>
            <w:tcW w:w="1020" w:type="dxa"/>
            <w:noWrap/>
            <w:vAlign w:val="bottom"/>
            <w:hideMark/>
          </w:tcPr>
          <w:p w14:paraId="513C4D46" w14:textId="71CB697C" w:rsidR="00DE1C92" w:rsidRPr="00DE1C92" w:rsidRDefault="00DE1C92" w:rsidP="00DE1C92">
            <w:pPr>
              <w:spacing w:line="24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sidRPr="00DE1C92">
              <w:rPr>
                <w:color w:val="000000"/>
                <w:sz w:val="22"/>
                <w:szCs w:val="22"/>
              </w:rPr>
              <w:t>COX3</w:t>
            </w:r>
          </w:p>
        </w:tc>
        <w:tc>
          <w:tcPr>
            <w:tcW w:w="1436" w:type="dxa"/>
            <w:noWrap/>
            <w:vAlign w:val="bottom"/>
            <w:hideMark/>
          </w:tcPr>
          <w:p w14:paraId="116D4CC0" w14:textId="7FF3D17F" w:rsidR="00DE1C92" w:rsidRPr="00DE1C92" w:rsidRDefault="00DE1C92" w:rsidP="00DE1C92">
            <w:pPr>
              <w:spacing w:line="24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sidRPr="00DE1C92">
              <w:rPr>
                <w:color w:val="000000"/>
                <w:sz w:val="22"/>
                <w:szCs w:val="22"/>
              </w:rPr>
              <w:t>P00420</w:t>
            </w:r>
          </w:p>
        </w:tc>
      </w:tr>
      <w:tr w:rsidR="00DE1C92" w:rsidRPr="00462A86" w14:paraId="41770FB0" w14:textId="77777777" w:rsidTr="00281593">
        <w:trPr>
          <w:trHeight w:val="300"/>
        </w:trPr>
        <w:tc>
          <w:tcPr>
            <w:cnfStyle w:val="001000000000" w:firstRow="0" w:lastRow="0" w:firstColumn="1" w:lastColumn="0" w:oddVBand="0" w:evenVBand="0" w:oddHBand="0" w:evenHBand="0" w:firstRowFirstColumn="0" w:firstRowLastColumn="0" w:lastRowFirstColumn="0" w:lastRowLastColumn="0"/>
            <w:tcW w:w="2323" w:type="dxa"/>
            <w:vAlign w:val="bottom"/>
          </w:tcPr>
          <w:p w14:paraId="66470155" w14:textId="24BF603A" w:rsidR="00DE1C92" w:rsidRPr="00DE1C92" w:rsidRDefault="00DE1C92" w:rsidP="00DE1C92">
            <w:pPr>
              <w:spacing w:line="240" w:lineRule="auto"/>
              <w:jc w:val="left"/>
              <w:rPr>
                <w:b w:val="0"/>
                <w:bCs w:val="0"/>
                <w:color w:val="000000"/>
                <w:sz w:val="22"/>
                <w:szCs w:val="22"/>
              </w:rPr>
            </w:pPr>
            <w:r w:rsidRPr="00DE1C92">
              <w:rPr>
                <w:b w:val="0"/>
                <w:bCs w:val="0"/>
                <w:color w:val="000000"/>
                <w:sz w:val="22"/>
                <w:szCs w:val="22"/>
              </w:rPr>
              <w:t>Q0140</w:t>
            </w:r>
          </w:p>
        </w:tc>
        <w:tc>
          <w:tcPr>
            <w:tcW w:w="1020" w:type="dxa"/>
            <w:noWrap/>
            <w:vAlign w:val="bottom"/>
            <w:hideMark/>
          </w:tcPr>
          <w:p w14:paraId="36791330" w14:textId="1D00BFE8" w:rsidR="00DE1C92" w:rsidRPr="00DE1C92" w:rsidRDefault="00DE1C92" w:rsidP="00DE1C92">
            <w:pPr>
              <w:spacing w:line="24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sidRPr="00DE1C92">
              <w:rPr>
                <w:color w:val="000000"/>
                <w:sz w:val="22"/>
                <w:szCs w:val="22"/>
              </w:rPr>
              <w:t>VAR1</w:t>
            </w:r>
          </w:p>
        </w:tc>
        <w:tc>
          <w:tcPr>
            <w:tcW w:w="1436" w:type="dxa"/>
            <w:noWrap/>
            <w:vAlign w:val="bottom"/>
            <w:hideMark/>
          </w:tcPr>
          <w:p w14:paraId="5DE1FB6B" w14:textId="5B886C30" w:rsidR="00DE1C92" w:rsidRPr="00DE1C92" w:rsidRDefault="00DE1C92" w:rsidP="00DE1C92">
            <w:pPr>
              <w:spacing w:line="24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sidRPr="00DE1C92">
              <w:rPr>
                <w:color w:val="000000"/>
                <w:sz w:val="22"/>
                <w:szCs w:val="22"/>
              </w:rPr>
              <w:t>P02381</w:t>
            </w:r>
          </w:p>
        </w:tc>
      </w:tr>
      <w:tr w:rsidR="00DE1C92" w:rsidRPr="00462A86" w14:paraId="6B4C4EAE" w14:textId="77777777" w:rsidTr="00281593">
        <w:trPr>
          <w:trHeight w:val="300"/>
        </w:trPr>
        <w:tc>
          <w:tcPr>
            <w:cnfStyle w:val="001000000000" w:firstRow="0" w:lastRow="0" w:firstColumn="1" w:lastColumn="0" w:oddVBand="0" w:evenVBand="0" w:oddHBand="0" w:evenHBand="0" w:firstRowFirstColumn="0" w:firstRowLastColumn="0" w:lastRowFirstColumn="0" w:lastRowLastColumn="0"/>
            <w:tcW w:w="2323" w:type="dxa"/>
            <w:vAlign w:val="bottom"/>
          </w:tcPr>
          <w:p w14:paraId="3C2E3DBC" w14:textId="66E0D27D" w:rsidR="00DE1C92" w:rsidRPr="00DE1C92" w:rsidRDefault="00DE1C92" w:rsidP="00DE1C92">
            <w:pPr>
              <w:spacing w:line="240" w:lineRule="auto"/>
              <w:jc w:val="left"/>
              <w:rPr>
                <w:b w:val="0"/>
                <w:bCs w:val="0"/>
                <w:color w:val="000000"/>
                <w:sz w:val="22"/>
                <w:szCs w:val="22"/>
              </w:rPr>
            </w:pPr>
            <w:r w:rsidRPr="00DE1C92">
              <w:rPr>
                <w:b w:val="0"/>
                <w:bCs w:val="0"/>
                <w:color w:val="000000"/>
                <w:sz w:val="22"/>
                <w:szCs w:val="22"/>
              </w:rPr>
              <w:t>Q0065</w:t>
            </w:r>
          </w:p>
        </w:tc>
        <w:tc>
          <w:tcPr>
            <w:tcW w:w="1020" w:type="dxa"/>
            <w:noWrap/>
            <w:vAlign w:val="bottom"/>
            <w:hideMark/>
          </w:tcPr>
          <w:p w14:paraId="0FA1A849" w14:textId="7E211266" w:rsidR="00DE1C92" w:rsidRPr="00DE1C92" w:rsidRDefault="00DE1C92" w:rsidP="00DE1C92">
            <w:pPr>
              <w:spacing w:line="24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sidRPr="00DE1C92">
              <w:rPr>
                <w:color w:val="000000"/>
                <w:sz w:val="22"/>
                <w:szCs w:val="22"/>
              </w:rPr>
              <w:t>Q0065</w:t>
            </w:r>
          </w:p>
        </w:tc>
        <w:tc>
          <w:tcPr>
            <w:tcW w:w="1436" w:type="dxa"/>
            <w:noWrap/>
            <w:vAlign w:val="bottom"/>
            <w:hideMark/>
          </w:tcPr>
          <w:p w14:paraId="47C1A7B9" w14:textId="07210067" w:rsidR="00DE1C92" w:rsidRPr="00DE1C92" w:rsidRDefault="00DE1C92" w:rsidP="00DE1C92">
            <w:pPr>
              <w:spacing w:line="24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sidRPr="00DE1C92">
              <w:rPr>
                <w:color w:val="000000"/>
                <w:sz w:val="22"/>
                <w:szCs w:val="22"/>
              </w:rPr>
              <w:t>Q0065</w:t>
            </w:r>
          </w:p>
        </w:tc>
      </w:tr>
      <w:tr w:rsidR="00DE1C92" w:rsidRPr="00462A86" w14:paraId="0F355EDA" w14:textId="77777777" w:rsidTr="00281593">
        <w:trPr>
          <w:trHeight w:val="300"/>
        </w:trPr>
        <w:tc>
          <w:tcPr>
            <w:cnfStyle w:val="001000000000" w:firstRow="0" w:lastRow="0" w:firstColumn="1" w:lastColumn="0" w:oddVBand="0" w:evenVBand="0" w:oddHBand="0" w:evenHBand="0" w:firstRowFirstColumn="0" w:firstRowLastColumn="0" w:lastRowFirstColumn="0" w:lastRowLastColumn="0"/>
            <w:tcW w:w="2323" w:type="dxa"/>
            <w:vAlign w:val="bottom"/>
          </w:tcPr>
          <w:p w14:paraId="75FAA5F8" w14:textId="19867A86" w:rsidR="00DE1C92" w:rsidRPr="00DE1C92" w:rsidRDefault="00DE1C92" w:rsidP="00DE1C92">
            <w:pPr>
              <w:spacing w:line="240" w:lineRule="auto"/>
              <w:jc w:val="left"/>
              <w:rPr>
                <w:b w:val="0"/>
                <w:bCs w:val="0"/>
                <w:color w:val="000000"/>
                <w:sz w:val="22"/>
                <w:szCs w:val="22"/>
              </w:rPr>
            </w:pPr>
            <w:r w:rsidRPr="00DE1C92">
              <w:rPr>
                <w:b w:val="0"/>
                <w:bCs w:val="0"/>
                <w:color w:val="000000"/>
                <w:sz w:val="22"/>
                <w:szCs w:val="22"/>
              </w:rPr>
              <w:t>Q0120</w:t>
            </w:r>
          </w:p>
        </w:tc>
        <w:tc>
          <w:tcPr>
            <w:tcW w:w="1020" w:type="dxa"/>
            <w:noWrap/>
            <w:vAlign w:val="bottom"/>
            <w:hideMark/>
          </w:tcPr>
          <w:p w14:paraId="69734752" w14:textId="1F796CD2" w:rsidR="00DE1C92" w:rsidRPr="00DE1C92" w:rsidRDefault="00DE1C92" w:rsidP="00DE1C92">
            <w:pPr>
              <w:spacing w:line="24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sidRPr="00DE1C92">
              <w:rPr>
                <w:color w:val="000000"/>
                <w:sz w:val="22"/>
                <w:szCs w:val="22"/>
              </w:rPr>
              <w:t>Q0120</w:t>
            </w:r>
          </w:p>
        </w:tc>
        <w:tc>
          <w:tcPr>
            <w:tcW w:w="1436" w:type="dxa"/>
            <w:noWrap/>
            <w:vAlign w:val="bottom"/>
            <w:hideMark/>
          </w:tcPr>
          <w:p w14:paraId="0683F407" w14:textId="7C13490C" w:rsidR="00DE1C92" w:rsidRPr="00DE1C92" w:rsidRDefault="00DE1C92" w:rsidP="00DE1C92">
            <w:pPr>
              <w:spacing w:line="24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sidRPr="00DE1C92">
              <w:rPr>
                <w:color w:val="000000"/>
                <w:sz w:val="22"/>
                <w:szCs w:val="22"/>
              </w:rPr>
              <w:t>Q0120</w:t>
            </w:r>
          </w:p>
        </w:tc>
      </w:tr>
      <w:tr w:rsidR="00DE1C92" w:rsidRPr="00462A86" w14:paraId="20E979B6" w14:textId="77777777" w:rsidTr="00281593">
        <w:trPr>
          <w:trHeight w:val="300"/>
        </w:trPr>
        <w:tc>
          <w:tcPr>
            <w:cnfStyle w:val="001000000000" w:firstRow="0" w:lastRow="0" w:firstColumn="1" w:lastColumn="0" w:oddVBand="0" w:evenVBand="0" w:oddHBand="0" w:evenHBand="0" w:firstRowFirstColumn="0" w:firstRowLastColumn="0" w:lastRowFirstColumn="0" w:lastRowLastColumn="0"/>
            <w:tcW w:w="2323" w:type="dxa"/>
            <w:vAlign w:val="bottom"/>
          </w:tcPr>
          <w:p w14:paraId="37F33B4E" w14:textId="2C0E454F" w:rsidR="00DE1C92" w:rsidRPr="00DE1C92" w:rsidRDefault="00DE1C92" w:rsidP="00DE1C92">
            <w:pPr>
              <w:spacing w:line="240" w:lineRule="auto"/>
              <w:jc w:val="left"/>
              <w:rPr>
                <w:b w:val="0"/>
                <w:bCs w:val="0"/>
                <w:color w:val="000000"/>
                <w:sz w:val="22"/>
                <w:szCs w:val="22"/>
              </w:rPr>
            </w:pPr>
            <w:r w:rsidRPr="00DE1C92">
              <w:rPr>
                <w:b w:val="0"/>
                <w:bCs w:val="0"/>
                <w:color w:val="000000"/>
                <w:sz w:val="22"/>
                <w:szCs w:val="22"/>
              </w:rPr>
              <w:t>Q0050</w:t>
            </w:r>
          </w:p>
        </w:tc>
        <w:tc>
          <w:tcPr>
            <w:tcW w:w="1020" w:type="dxa"/>
            <w:noWrap/>
            <w:vAlign w:val="bottom"/>
            <w:hideMark/>
          </w:tcPr>
          <w:p w14:paraId="0D848E6A" w14:textId="7434ABB0" w:rsidR="00DE1C92" w:rsidRPr="00DE1C92" w:rsidRDefault="00DE1C92" w:rsidP="00DE1C92">
            <w:pPr>
              <w:spacing w:line="24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sidRPr="00DE1C92">
              <w:rPr>
                <w:color w:val="000000"/>
                <w:sz w:val="22"/>
                <w:szCs w:val="22"/>
              </w:rPr>
              <w:t>Q0050</w:t>
            </w:r>
          </w:p>
        </w:tc>
        <w:tc>
          <w:tcPr>
            <w:tcW w:w="1436" w:type="dxa"/>
            <w:noWrap/>
            <w:vAlign w:val="bottom"/>
            <w:hideMark/>
          </w:tcPr>
          <w:p w14:paraId="31583B58" w14:textId="019EA345" w:rsidR="00DE1C92" w:rsidRPr="00DE1C92" w:rsidRDefault="00DE1C92" w:rsidP="00DE1C92">
            <w:pPr>
              <w:spacing w:line="24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sidRPr="00DE1C92">
              <w:rPr>
                <w:color w:val="000000"/>
                <w:sz w:val="22"/>
                <w:szCs w:val="22"/>
              </w:rPr>
              <w:t>Q0050</w:t>
            </w:r>
          </w:p>
        </w:tc>
      </w:tr>
      <w:tr w:rsidR="00DE1C92" w:rsidRPr="00462A86" w14:paraId="4F4F1213" w14:textId="77777777" w:rsidTr="00281593">
        <w:trPr>
          <w:trHeight w:val="300"/>
        </w:trPr>
        <w:tc>
          <w:tcPr>
            <w:cnfStyle w:val="001000000000" w:firstRow="0" w:lastRow="0" w:firstColumn="1" w:lastColumn="0" w:oddVBand="0" w:evenVBand="0" w:oddHBand="0" w:evenHBand="0" w:firstRowFirstColumn="0" w:firstRowLastColumn="0" w:lastRowFirstColumn="0" w:lastRowLastColumn="0"/>
            <w:tcW w:w="2323" w:type="dxa"/>
            <w:vAlign w:val="bottom"/>
          </w:tcPr>
          <w:p w14:paraId="1AFF7C2C" w14:textId="35E07984" w:rsidR="00DE1C92" w:rsidRPr="00DE1C92" w:rsidRDefault="00DE1C92" w:rsidP="00DE1C92">
            <w:pPr>
              <w:spacing w:line="240" w:lineRule="auto"/>
              <w:jc w:val="left"/>
              <w:rPr>
                <w:b w:val="0"/>
                <w:bCs w:val="0"/>
                <w:color w:val="000000"/>
                <w:sz w:val="22"/>
                <w:szCs w:val="22"/>
              </w:rPr>
            </w:pPr>
            <w:r w:rsidRPr="00DE1C92">
              <w:rPr>
                <w:b w:val="0"/>
                <w:bCs w:val="0"/>
                <w:color w:val="000000"/>
                <w:sz w:val="22"/>
                <w:szCs w:val="22"/>
              </w:rPr>
              <w:t>Q0055</w:t>
            </w:r>
          </w:p>
        </w:tc>
        <w:tc>
          <w:tcPr>
            <w:tcW w:w="1020" w:type="dxa"/>
            <w:noWrap/>
            <w:vAlign w:val="bottom"/>
            <w:hideMark/>
          </w:tcPr>
          <w:p w14:paraId="37EEED52" w14:textId="1C750095" w:rsidR="00DE1C92" w:rsidRPr="00DE1C92" w:rsidRDefault="00DE1C92" w:rsidP="00DE1C92">
            <w:pPr>
              <w:spacing w:line="24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sidRPr="00DE1C92">
              <w:rPr>
                <w:color w:val="000000"/>
                <w:sz w:val="22"/>
                <w:szCs w:val="22"/>
              </w:rPr>
              <w:t>Q0055</w:t>
            </w:r>
          </w:p>
        </w:tc>
        <w:tc>
          <w:tcPr>
            <w:tcW w:w="1436" w:type="dxa"/>
            <w:noWrap/>
            <w:vAlign w:val="bottom"/>
            <w:hideMark/>
          </w:tcPr>
          <w:p w14:paraId="64133116" w14:textId="6331D210" w:rsidR="00DE1C92" w:rsidRPr="00DE1C92" w:rsidRDefault="00DE1C92" w:rsidP="00DE1C92">
            <w:pPr>
              <w:spacing w:line="24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sidRPr="00DE1C92">
              <w:rPr>
                <w:color w:val="000000"/>
                <w:sz w:val="22"/>
                <w:szCs w:val="22"/>
              </w:rPr>
              <w:t>Q0055</w:t>
            </w:r>
          </w:p>
        </w:tc>
      </w:tr>
      <w:tr w:rsidR="00DE1C92" w:rsidRPr="00462A86" w14:paraId="114C0651" w14:textId="77777777" w:rsidTr="00281593">
        <w:trPr>
          <w:trHeight w:val="300"/>
        </w:trPr>
        <w:tc>
          <w:tcPr>
            <w:cnfStyle w:val="001000000000" w:firstRow="0" w:lastRow="0" w:firstColumn="1" w:lastColumn="0" w:oddVBand="0" w:evenVBand="0" w:oddHBand="0" w:evenHBand="0" w:firstRowFirstColumn="0" w:firstRowLastColumn="0" w:lastRowFirstColumn="0" w:lastRowLastColumn="0"/>
            <w:tcW w:w="2323" w:type="dxa"/>
            <w:vAlign w:val="bottom"/>
          </w:tcPr>
          <w:p w14:paraId="24A62D30" w14:textId="1A8E4649" w:rsidR="00DE1C92" w:rsidRPr="00DE1C92" w:rsidRDefault="00DE1C92" w:rsidP="00DE1C92">
            <w:pPr>
              <w:spacing w:line="240" w:lineRule="auto"/>
              <w:jc w:val="left"/>
              <w:rPr>
                <w:b w:val="0"/>
                <w:bCs w:val="0"/>
                <w:color w:val="000000"/>
                <w:sz w:val="22"/>
                <w:szCs w:val="22"/>
              </w:rPr>
            </w:pPr>
            <w:r w:rsidRPr="00DE1C92">
              <w:rPr>
                <w:b w:val="0"/>
                <w:bCs w:val="0"/>
                <w:color w:val="000000"/>
                <w:sz w:val="22"/>
                <w:szCs w:val="22"/>
              </w:rPr>
              <w:t>Q0070</w:t>
            </w:r>
          </w:p>
        </w:tc>
        <w:tc>
          <w:tcPr>
            <w:tcW w:w="1020" w:type="dxa"/>
            <w:noWrap/>
            <w:vAlign w:val="bottom"/>
            <w:hideMark/>
          </w:tcPr>
          <w:p w14:paraId="27755120" w14:textId="5354C1F2" w:rsidR="00DE1C92" w:rsidRPr="00DE1C92" w:rsidRDefault="00DE1C92" w:rsidP="00DE1C92">
            <w:pPr>
              <w:spacing w:line="24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sidRPr="00DE1C92">
              <w:rPr>
                <w:color w:val="000000"/>
                <w:sz w:val="22"/>
                <w:szCs w:val="22"/>
              </w:rPr>
              <w:t>Q0070</w:t>
            </w:r>
          </w:p>
        </w:tc>
        <w:tc>
          <w:tcPr>
            <w:tcW w:w="1436" w:type="dxa"/>
            <w:noWrap/>
            <w:vAlign w:val="bottom"/>
            <w:hideMark/>
          </w:tcPr>
          <w:p w14:paraId="5AB5F384" w14:textId="45914D33" w:rsidR="00DE1C92" w:rsidRPr="00DE1C92" w:rsidRDefault="00DE1C92" w:rsidP="00DE1C92">
            <w:pPr>
              <w:spacing w:line="24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sidRPr="00DE1C92">
              <w:rPr>
                <w:color w:val="000000"/>
                <w:sz w:val="22"/>
                <w:szCs w:val="22"/>
              </w:rPr>
              <w:t>Q0070</w:t>
            </w:r>
          </w:p>
        </w:tc>
      </w:tr>
      <w:tr w:rsidR="00DE1C92" w:rsidRPr="00462A86" w14:paraId="714BCF74" w14:textId="77777777" w:rsidTr="00281593">
        <w:trPr>
          <w:trHeight w:val="300"/>
        </w:trPr>
        <w:tc>
          <w:tcPr>
            <w:cnfStyle w:val="001000000000" w:firstRow="0" w:lastRow="0" w:firstColumn="1" w:lastColumn="0" w:oddVBand="0" w:evenVBand="0" w:oddHBand="0" w:evenHBand="0" w:firstRowFirstColumn="0" w:firstRowLastColumn="0" w:lastRowFirstColumn="0" w:lastRowLastColumn="0"/>
            <w:tcW w:w="2323" w:type="dxa"/>
            <w:vAlign w:val="bottom"/>
          </w:tcPr>
          <w:p w14:paraId="6E52E769" w14:textId="126F7489" w:rsidR="00DE1C92" w:rsidRPr="00DE1C92" w:rsidRDefault="00DE1C92" w:rsidP="00DE1C92">
            <w:pPr>
              <w:spacing w:line="240" w:lineRule="auto"/>
              <w:jc w:val="left"/>
              <w:rPr>
                <w:b w:val="0"/>
                <w:bCs w:val="0"/>
                <w:color w:val="000000"/>
                <w:sz w:val="22"/>
                <w:szCs w:val="22"/>
              </w:rPr>
            </w:pPr>
            <w:r w:rsidRPr="00DE1C92">
              <w:rPr>
                <w:b w:val="0"/>
                <w:bCs w:val="0"/>
                <w:color w:val="000000"/>
                <w:sz w:val="22"/>
                <w:szCs w:val="22"/>
              </w:rPr>
              <w:t>Q0045</w:t>
            </w:r>
          </w:p>
        </w:tc>
        <w:tc>
          <w:tcPr>
            <w:tcW w:w="1020" w:type="dxa"/>
            <w:noWrap/>
            <w:vAlign w:val="bottom"/>
            <w:hideMark/>
          </w:tcPr>
          <w:p w14:paraId="2C9B1277" w14:textId="42F04FCF" w:rsidR="00DE1C92" w:rsidRPr="00DE1C92" w:rsidRDefault="00DE1C92" w:rsidP="00DE1C92">
            <w:pPr>
              <w:spacing w:line="24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sidRPr="00DE1C92">
              <w:rPr>
                <w:color w:val="000000"/>
                <w:sz w:val="22"/>
                <w:szCs w:val="22"/>
              </w:rPr>
              <w:t>COX1</w:t>
            </w:r>
          </w:p>
        </w:tc>
        <w:tc>
          <w:tcPr>
            <w:tcW w:w="1436" w:type="dxa"/>
            <w:noWrap/>
            <w:vAlign w:val="bottom"/>
            <w:hideMark/>
          </w:tcPr>
          <w:p w14:paraId="54202C2E" w14:textId="680510B3" w:rsidR="00DE1C92" w:rsidRPr="00DE1C92" w:rsidRDefault="00DE1C92" w:rsidP="00DE1C92">
            <w:pPr>
              <w:spacing w:line="240" w:lineRule="auto"/>
              <w:jc w:val="left"/>
              <w:cnfStyle w:val="000000000000" w:firstRow="0" w:lastRow="0" w:firstColumn="0" w:lastColumn="0" w:oddVBand="0" w:evenVBand="0" w:oddHBand="0" w:evenHBand="0" w:firstRowFirstColumn="0" w:firstRowLastColumn="0" w:lastRowFirstColumn="0" w:lastRowLastColumn="0"/>
              <w:rPr>
                <w:color w:val="000000"/>
                <w:sz w:val="22"/>
                <w:szCs w:val="22"/>
              </w:rPr>
            </w:pPr>
            <w:r w:rsidRPr="00DE1C92">
              <w:rPr>
                <w:color w:val="000000"/>
                <w:sz w:val="22"/>
                <w:szCs w:val="22"/>
              </w:rPr>
              <w:t>P00401</w:t>
            </w:r>
          </w:p>
        </w:tc>
      </w:tr>
    </w:tbl>
    <w:p w14:paraId="2089D803" w14:textId="67CDF73E" w:rsidR="00542A42" w:rsidRPr="00BE1C1B" w:rsidRDefault="00B64D3D" w:rsidP="00542A42">
      <w:pPr>
        <w:pStyle w:val="Heading1withoutnumber"/>
        <w:numPr>
          <w:ilvl w:val="0"/>
          <w:numId w:val="2"/>
        </w:numPr>
      </w:pPr>
      <w:r>
        <w:lastRenderedPageBreak/>
        <w:t>p</w:t>
      </w:r>
      <w:r w:rsidR="00542A42">
        <w:t>FBA formulation</w:t>
      </w:r>
    </w:p>
    <w:p w14:paraId="192BDA86" w14:textId="53601ABA" w:rsidR="005F32AF" w:rsidRPr="005F32AF" w:rsidRDefault="005F32AF" w:rsidP="005F32AF">
      <w:pPr>
        <w:pStyle w:val="Heading1withoutnumber"/>
        <w:rPr>
          <w:b w:val="0"/>
          <w:bCs/>
          <w:u w:val="none"/>
        </w:rPr>
      </w:pPr>
      <w:r>
        <w:rPr>
          <w:b w:val="0"/>
          <w:bCs/>
          <w:u w:val="none"/>
        </w:rPr>
        <w:t>All reactions are split into forward and reverse versions that can only carry nonnegative fluxes.</w:t>
      </w:r>
    </w:p>
    <w:p w14:paraId="231507AC" w14:textId="26D6CAB9" w:rsidR="00B64D3D" w:rsidRPr="009C55FD" w:rsidRDefault="00000000" w:rsidP="00542A42">
      <w:pPr>
        <w:pStyle w:val="Heading1withoutnumber"/>
        <w:rPr>
          <w:b w:val="0"/>
          <w:bCs/>
          <w:u w:val="none"/>
        </w:rPr>
      </w:pPr>
      <m:oMathPara>
        <m:oMath>
          <m:func>
            <m:funcPr>
              <m:ctrlPr>
                <w:rPr>
                  <w:rFonts w:ascii="Cambria Math" w:hAnsi="Cambria Math"/>
                  <w:b w:val="0"/>
                  <w:bCs/>
                  <w:i/>
                  <w:u w:val="none"/>
                </w:rPr>
              </m:ctrlPr>
            </m:funcPr>
            <m:fName>
              <m:r>
                <m:rPr>
                  <m:sty m:val="b"/>
                </m:rPr>
                <w:rPr>
                  <w:rFonts w:ascii="Cambria Math" w:hAnsi="Cambria Math"/>
                  <w:u w:val="none"/>
                </w:rPr>
                <m:t>min</m:t>
              </m:r>
            </m:fName>
            <m:e>
              <m:nary>
                <m:naryPr>
                  <m:chr m:val="∑"/>
                  <m:supHide m:val="1"/>
                  <m:ctrlPr>
                    <w:rPr>
                      <w:rFonts w:ascii="Cambria Math" w:hAnsi="Cambria Math"/>
                      <w:b w:val="0"/>
                      <w:bCs/>
                      <w:i/>
                      <w:u w:val="none"/>
                    </w:rPr>
                  </m:ctrlPr>
                </m:naryPr>
                <m:sub>
                  <m:r>
                    <m:rPr>
                      <m:sty m:val="bi"/>
                    </m:rPr>
                    <w:rPr>
                      <w:rFonts w:ascii="Cambria Math" w:hAnsi="Cambria Math"/>
                      <w:u w:val="none"/>
                    </w:rPr>
                    <m:t>j</m:t>
                  </m:r>
                </m:sub>
                <m:sup/>
                <m:e>
                  <m:sSub>
                    <m:sSubPr>
                      <m:ctrlPr>
                        <w:rPr>
                          <w:rFonts w:ascii="Cambria Math" w:hAnsi="Cambria Math"/>
                          <w:b w:val="0"/>
                          <w:bCs/>
                          <w:i/>
                          <w:u w:val="none"/>
                        </w:rPr>
                      </m:ctrlPr>
                    </m:sSubPr>
                    <m:e>
                      <m:r>
                        <m:rPr>
                          <m:sty m:val="bi"/>
                        </m:rPr>
                        <w:rPr>
                          <w:rFonts w:ascii="Cambria Math" w:hAnsi="Cambria Math"/>
                          <w:u w:val="none"/>
                        </w:rPr>
                        <m:t>ν</m:t>
                      </m:r>
                    </m:e>
                    <m:sub>
                      <m:r>
                        <m:rPr>
                          <m:sty m:val="bi"/>
                        </m:rPr>
                        <w:rPr>
                          <w:rFonts w:ascii="Cambria Math" w:hAnsi="Cambria Math"/>
                          <w:u w:val="none"/>
                        </w:rPr>
                        <m:t>j</m:t>
                      </m:r>
                    </m:sub>
                  </m:sSub>
                </m:e>
              </m:nary>
            </m:e>
          </m:func>
        </m:oMath>
      </m:oMathPara>
    </w:p>
    <w:p w14:paraId="40FCCE75" w14:textId="77777777" w:rsidR="00A22801" w:rsidRPr="009C55FD" w:rsidRDefault="00B64D3D" w:rsidP="00542A42">
      <w:pPr>
        <w:pStyle w:val="Heading1withoutnumber"/>
        <w:rPr>
          <w:b w:val="0"/>
          <w:bCs/>
          <w:u w:val="none"/>
        </w:rPr>
      </w:pPr>
      <m:oMathPara>
        <m:oMath>
          <m:r>
            <m:rPr>
              <m:sty m:val="bi"/>
            </m:rPr>
            <w:rPr>
              <w:rFonts w:ascii="Cambria Math" w:hAnsi="Cambria Math"/>
              <w:u w:val="none"/>
            </w:rPr>
            <m:t xml:space="preserve">s.t. </m:t>
          </m:r>
        </m:oMath>
      </m:oMathPara>
    </w:p>
    <w:p w14:paraId="602E9409" w14:textId="41359E0A" w:rsidR="005F32AF" w:rsidRPr="009C55FD" w:rsidRDefault="00000000" w:rsidP="00542A42">
      <w:pPr>
        <w:pStyle w:val="Heading1withoutnumber"/>
      </w:pPr>
      <m:oMathPara>
        <m:oMath>
          <m:sSub>
            <m:sSubPr>
              <m:ctrlPr>
                <w:rPr>
                  <w:rFonts w:ascii="Cambria Math" w:hAnsi="Cambria Math"/>
                  <w:b w:val="0"/>
                  <w:bCs/>
                  <w:i/>
                  <w:u w:val="none"/>
                </w:rPr>
              </m:ctrlPr>
            </m:sSubPr>
            <m:e>
              <m:r>
                <m:rPr>
                  <m:sty m:val="bi"/>
                </m:rPr>
                <w:rPr>
                  <w:rFonts w:ascii="Cambria Math" w:hAnsi="Cambria Math"/>
                  <w:u w:val="none"/>
                </w:rPr>
                <m:t>ν</m:t>
              </m:r>
            </m:e>
            <m:sub>
              <m:r>
                <m:rPr>
                  <m:sty m:val="bi"/>
                </m:rPr>
                <w:rPr>
                  <w:rFonts w:ascii="Cambria Math" w:hAnsi="Cambria Math"/>
                  <w:u w:val="none"/>
                </w:rPr>
                <m:t>biomass</m:t>
              </m:r>
            </m:sub>
          </m:sSub>
          <m:r>
            <m:rPr>
              <m:sty m:val="bi"/>
            </m:rPr>
            <w:rPr>
              <w:rFonts w:ascii="Cambria Math" w:hAnsi="Cambria Math"/>
              <w:u w:val="none"/>
            </w:rPr>
            <m:t>=</m:t>
          </m:r>
          <m:sSup>
            <m:sSupPr>
              <m:ctrlPr>
                <w:rPr>
                  <w:rFonts w:ascii="Cambria Math" w:hAnsi="Cambria Math"/>
                  <w:i/>
                </w:rPr>
              </m:ctrlPr>
            </m:sSupPr>
            <m:e>
              <m:r>
                <m:rPr>
                  <m:sty m:val="bi"/>
                </m:rPr>
                <w:rPr>
                  <w:rFonts w:ascii="Cambria Math" w:hAnsi="Cambria Math"/>
                </w:rPr>
                <m:t>μ</m:t>
              </m:r>
            </m:e>
            <m:sup>
              <m:r>
                <m:rPr>
                  <m:sty m:val="bi"/>
                </m:rPr>
                <w:rPr>
                  <w:rFonts w:ascii="Cambria Math" w:hAnsi="Cambria Math"/>
                </w:rPr>
                <m:t>exp</m:t>
              </m:r>
            </m:sup>
          </m:sSup>
        </m:oMath>
      </m:oMathPara>
    </w:p>
    <w:p w14:paraId="43C8A9A4" w14:textId="72FFA0CE" w:rsidR="00A22801" w:rsidRPr="009C55FD" w:rsidRDefault="00000000" w:rsidP="00542A42">
      <w:pPr>
        <w:pStyle w:val="Heading1withoutnumber"/>
        <w:rPr>
          <w:b w:val="0"/>
          <w:bCs/>
          <w:u w:val="none"/>
        </w:rPr>
      </w:pPr>
      <m:oMathPara>
        <m:oMath>
          <m:sSubSup>
            <m:sSubSupPr>
              <m:ctrlPr>
                <w:rPr>
                  <w:rFonts w:ascii="Cambria Math" w:hAnsi="Cambria Math"/>
                  <w:i/>
                  <w:u w:val="none"/>
                </w:rPr>
              </m:ctrlPr>
            </m:sSubSupPr>
            <m:e>
              <m:sSub>
                <m:sSubPr>
                  <m:ctrlPr>
                    <w:rPr>
                      <w:rFonts w:ascii="Cambria Math" w:hAnsi="Cambria Math"/>
                      <w:i/>
                      <w:u w:val="none"/>
                    </w:rPr>
                  </m:ctrlPr>
                </m:sSubPr>
                <m:e>
                  <m:r>
                    <m:rPr>
                      <m:sty m:val="bi"/>
                    </m:rPr>
                    <w:rPr>
                      <w:rFonts w:ascii="Cambria Math" w:hAnsi="Cambria Math"/>
                      <w:u w:val="none"/>
                    </w:rPr>
                    <m:t>ν</m:t>
                  </m:r>
                </m:e>
                <m:sub>
                  <m:r>
                    <m:rPr>
                      <m:sty m:val="bi"/>
                    </m:rPr>
                    <w:rPr>
                      <w:rFonts w:ascii="Cambria Math" w:hAnsi="Cambria Math"/>
                      <w:u w:val="none"/>
                    </w:rPr>
                    <m:t>Ex</m:t>
                  </m:r>
                </m:sub>
              </m:sSub>
              <m:r>
                <m:rPr>
                  <m:sty m:val="bi"/>
                </m:rPr>
                <w:rPr>
                  <w:rFonts w:ascii="Cambria Math" w:hAnsi="Cambria Math"/>
                  <w:u w:val="none"/>
                </w:rPr>
                <m:t>=ν</m:t>
              </m:r>
            </m:e>
            <m:sub>
              <m:r>
                <m:rPr>
                  <m:sty m:val="bi"/>
                </m:rPr>
                <w:rPr>
                  <w:rFonts w:ascii="Cambria Math" w:hAnsi="Cambria Math"/>
                  <w:u w:val="none"/>
                </w:rPr>
                <m:t>Ex</m:t>
              </m:r>
            </m:sub>
            <m:sup>
              <m:r>
                <m:rPr>
                  <m:sty m:val="bi"/>
                </m:rPr>
                <w:rPr>
                  <w:rFonts w:ascii="Cambria Math" w:hAnsi="Cambria Math"/>
                  <w:u w:val="none"/>
                </w:rPr>
                <m:t>exp</m:t>
              </m:r>
            </m:sup>
          </m:sSubSup>
        </m:oMath>
      </m:oMathPara>
    </w:p>
    <w:p w14:paraId="4C41B565" w14:textId="496FC803" w:rsidR="005F32AF" w:rsidRPr="009C55FD" w:rsidRDefault="00000000" w:rsidP="00542A42">
      <w:pPr>
        <w:pStyle w:val="Heading1withoutnumber"/>
        <w:rPr>
          <w:b w:val="0"/>
          <w:bCs/>
          <w:u w:val="none"/>
        </w:rPr>
      </w:pPr>
      <m:oMathPara>
        <m:oMath>
          <m:nary>
            <m:naryPr>
              <m:chr m:val="∑"/>
              <m:supHide m:val="1"/>
              <m:ctrlPr>
                <w:rPr>
                  <w:rFonts w:ascii="Cambria Math" w:hAnsi="Cambria Math"/>
                  <w:i/>
                  <w:u w:val="none"/>
                </w:rPr>
              </m:ctrlPr>
            </m:naryPr>
            <m:sub>
              <m:r>
                <m:rPr>
                  <m:sty m:val="bi"/>
                </m:rPr>
                <w:rPr>
                  <w:rFonts w:ascii="Cambria Math" w:hAnsi="Cambria Math"/>
                  <w:u w:val="none"/>
                </w:rPr>
                <m:t>j</m:t>
              </m:r>
              <m:r>
                <m:rPr>
                  <m:sty m:val="bi"/>
                </m:rPr>
                <w:rPr>
                  <w:rFonts w:ascii="Cambria Math" w:hAnsi="Cambria Math" w:cs="Cambria Math"/>
                  <w:u w:val="none"/>
                </w:rPr>
                <m:t>∈</m:t>
              </m:r>
              <m:r>
                <m:rPr>
                  <m:sty m:val="bi"/>
                </m:rPr>
                <w:rPr>
                  <w:rFonts w:ascii="Cambria Math" w:hAnsi="Cambria Math"/>
                  <w:u w:val="none"/>
                </w:rPr>
                <m:t>J</m:t>
              </m:r>
            </m:sub>
            <m:sup/>
            <m:e>
              <m:sSub>
                <m:sSubPr>
                  <m:ctrlPr>
                    <w:rPr>
                      <w:rFonts w:ascii="Cambria Math" w:hAnsi="Cambria Math"/>
                      <w:i/>
                      <w:u w:val="none"/>
                    </w:rPr>
                  </m:ctrlPr>
                </m:sSubPr>
                <m:e>
                  <m:r>
                    <m:rPr>
                      <m:sty m:val="bi"/>
                    </m:rPr>
                    <w:rPr>
                      <w:rFonts w:ascii="Cambria Math" w:hAnsi="Cambria Math"/>
                      <w:u w:val="none"/>
                    </w:rPr>
                    <m:t>S</m:t>
                  </m:r>
                </m:e>
                <m:sub>
                  <m:r>
                    <m:rPr>
                      <m:sty m:val="bi"/>
                    </m:rPr>
                    <w:rPr>
                      <w:rFonts w:ascii="Cambria Math" w:hAnsi="Cambria Math"/>
                      <w:u w:val="none"/>
                    </w:rPr>
                    <m:t>ij</m:t>
                  </m:r>
                </m:sub>
              </m:sSub>
              <m:sSub>
                <m:sSubPr>
                  <m:ctrlPr>
                    <w:rPr>
                      <w:rFonts w:ascii="Cambria Math" w:hAnsi="Cambria Math"/>
                      <w:i/>
                      <w:u w:val="none"/>
                    </w:rPr>
                  </m:ctrlPr>
                </m:sSubPr>
                <m:e>
                  <m:r>
                    <m:rPr>
                      <m:sty m:val="bi"/>
                    </m:rPr>
                    <w:rPr>
                      <w:rFonts w:ascii="Cambria Math" w:hAnsi="Cambria Math"/>
                      <w:u w:val="none"/>
                    </w:rPr>
                    <m:t>ν</m:t>
                  </m:r>
                </m:e>
                <m:sub>
                  <m:r>
                    <m:rPr>
                      <m:sty m:val="bi"/>
                    </m:rPr>
                    <w:rPr>
                      <w:rFonts w:ascii="Cambria Math" w:hAnsi="Cambria Math"/>
                      <w:u w:val="none"/>
                    </w:rPr>
                    <m:t>j</m:t>
                  </m:r>
                </m:sub>
              </m:sSub>
            </m:e>
          </m:nary>
          <m:r>
            <m:rPr>
              <m:sty m:val="bi"/>
            </m:rPr>
            <w:rPr>
              <w:rFonts w:ascii="Cambria Math" w:hAnsi="Cambria Math"/>
              <w:u w:val="none"/>
            </w:rPr>
            <m:t>=0</m:t>
          </m:r>
        </m:oMath>
      </m:oMathPara>
    </w:p>
    <w:p w14:paraId="52B8AEEA" w14:textId="593AFFC5" w:rsidR="005F32AF" w:rsidRPr="005F32AF" w:rsidRDefault="00000000" w:rsidP="00542A42">
      <w:pPr>
        <w:pStyle w:val="Heading1withoutnumber"/>
        <w:rPr>
          <w:u w:val="none"/>
        </w:rPr>
      </w:pPr>
      <m:oMathPara>
        <m:oMath>
          <m:sSubSup>
            <m:sSubSupPr>
              <m:ctrlPr>
                <w:rPr>
                  <w:rFonts w:ascii="Cambria Math" w:hAnsi="Cambria Math"/>
                  <w:i/>
                  <w:u w:val="none"/>
                </w:rPr>
              </m:ctrlPr>
            </m:sSubSupPr>
            <m:e>
              <m:r>
                <m:rPr>
                  <m:sty m:val="bi"/>
                </m:rPr>
                <w:rPr>
                  <w:rFonts w:ascii="Cambria Math" w:hAnsi="Cambria Math"/>
                  <w:u w:val="none"/>
                </w:rPr>
                <m:t>ν</m:t>
              </m:r>
            </m:e>
            <m:sub>
              <m:r>
                <m:rPr>
                  <m:sty m:val="bi"/>
                </m:rPr>
                <w:rPr>
                  <w:rFonts w:ascii="Cambria Math" w:hAnsi="Cambria Math"/>
                  <w:u w:val="none"/>
                </w:rPr>
                <m:t>j</m:t>
              </m:r>
            </m:sub>
            <m:sup>
              <m:r>
                <m:rPr>
                  <m:sty m:val="bi"/>
                </m:rPr>
                <w:rPr>
                  <w:rFonts w:ascii="Cambria Math" w:hAnsi="Cambria Math"/>
                  <w:u w:val="none"/>
                </w:rPr>
                <m:t>UB</m:t>
              </m:r>
            </m:sup>
          </m:sSubSup>
          <m:r>
            <m:rPr>
              <m:sty m:val="b"/>
            </m:rPr>
            <w:rPr>
              <w:rFonts w:ascii="Cambria Math" w:hAnsi="Cambria Math"/>
              <w:u w:val="none"/>
            </w:rPr>
            <m:t>≥</m:t>
          </m:r>
          <m:sSub>
            <m:sSubPr>
              <m:ctrlPr>
                <w:rPr>
                  <w:rFonts w:ascii="Cambria Math" w:hAnsi="Cambria Math"/>
                  <w:i/>
                  <w:u w:val="none"/>
                </w:rPr>
              </m:ctrlPr>
            </m:sSubPr>
            <m:e>
              <m:r>
                <m:rPr>
                  <m:sty m:val="b"/>
                </m:rPr>
                <w:rPr>
                  <w:rFonts w:ascii="Cambria Math" w:hAnsi="Cambria Math"/>
                  <w:u w:val="none"/>
                </w:rPr>
                <m:t>ν</m:t>
              </m:r>
              <m:ctrlPr>
                <w:rPr>
                  <w:rFonts w:ascii="Cambria Math" w:hAnsi="Cambria Math"/>
                  <w:u w:val="none"/>
                </w:rPr>
              </m:ctrlPr>
            </m:e>
            <m:sub>
              <m:r>
                <m:rPr>
                  <m:sty m:val="bi"/>
                </m:rPr>
                <w:rPr>
                  <w:rFonts w:ascii="Cambria Math" w:hAnsi="Cambria Math"/>
                  <w:u w:val="none"/>
                </w:rPr>
                <m:t>j</m:t>
              </m:r>
            </m:sub>
          </m:sSub>
          <m:r>
            <m:rPr>
              <m:sty m:val="b"/>
            </m:rPr>
            <w:rPr>
              <w:rFonts w:ascii="Cambria Math" w:hAnsi="Cambria Math"/>
              <w:u w:val="none"/>
            </w:rPr>
            <m:t>≥</m:t>
          </m:r>
          <m:sSubSup>
            <m:sSubSupPr>
              <m:ctrlPr>
                <w:rPr>
                  <w:rFonts w:ascii="Cambria Math" w:hAnsi="Cambria Math"/>
                  <w:i/>
                  <w:u w:val="none"/>
                </w:rPr>
              </m:ctrlPr>
            </m:sSubSupPr>
            <m:e>
              <m:r>
                <m:rPr>
                  <m:sty m:val="bi"/>
                </m:rPr>
                <w:rPr>
                  <w:rFonts w:ascii="Cambria Math" w:hAnsi="Cambria Math"/>
                  <w:u w:val="none"/>
                </w:rPr>
                <m:t>ν</m:t>
              </m:r>
            </m:e>
            <m:sub>
              <m:r>
                <m:rPr>
                  <m:sty m:val="bi"/>
                </m:rPr>
                <w:rPr>
                  <w:rFonts w:ascii="Cambria Math" w:hAnsi="Cambria Math"/>
                  <w:u w:val="none"/>
                </w:rPr>
                <m:t>j</m:t>
              </m:r>
            </m:sub>
            <m:sup>
              <m:r>
                <m:rPr>
                  <m:sty m:val="bi"/>
                </m:rPr>
                <w:rPr>
                  <w:rFonts w:ascii="Cambria Math" w:hAnsi="Cambria Math"/>
                  <w:u w:val="none"/>
                </w:rPr>
                <m:t>LB</m:t>
              </m:r>
            </m:sup>
          </m:sSubSup>
          <m:r>
            <m:rPr>
              <m:sty m:val="bi"/>
            </m:rPr>
            <w:rPr>
              <w:rFonts w:ascii="Cambria Math" w:hAnsi="Cambria Math"/>
              <w:u w:val="none"/>
            </w:rPr>
            <m:t xml:space="preserve">, </m:t>
          </m:r>
          <m:r>
            <m:rPr>
              <m:sty m:val="b"/>
            </m:rPr>
            <w:rPr>
              <w:rFonts w:ascii="Cambria Math" w:hAnsi="Cambria Math" w:cs="Cambria Math"/>
              <w:u w:val="none"/>
            </w:rPr>
            <m:t>∀</m:t>
          </m:r>
          <m:r>
            <m:rPr>
              <m:sty m:val="bi"/>
            </m:rPr>
            <w:rPr>
              <w:rFonts w:ascii="Cambria Math" w:hAnsi="Cambria Math"/>
              <w:u w:val="none"/>
            </w:rPr>
            <m:t>j</m:t>
          </m:r>
          <m:r>
            <m:rPr>
              <m:sty m:val="b"/>
            </m:rPr>
            <w:rPr>
              <w:rFonts w:ascii="Cambria Math" w:hAnsi="Cambria Math" w:cs="Cambria Math"/>
              <w:u w:val="none"/>
            </w:rPr>
            <m:t>∈</m:t>
          </m:r>
          <m:r>
            <m:rPr>
              <m:sty m:val="bi"/>
            </m:rPr>
            <w:rPr>
              <w:rFonts w:ascii="Cambria Math" w:hAnsi="Cambria Math"/>
              <w:u w:val="none"/>
            </w:rPr>
            <m:t>J</m:t>
          </m:r>
        </m:oMath>
      </m:oMathPara>
    </w:p>
    <w:p w14:paraId="14565D03" w14:textId="542CC400" w:rsidR="005F32AF" w:rsidRPr="005F32AF" w:rsidRDefault="00000000" w:rsidP="00542A42">
      <w:pPr>
        <w:pStyle w:val="Heading1withoutnumber"/>
        <w:rPr>
          <w:b w:val="0"/>
          <w:bCs/>
          <w:u w:val="none"/>
        </w:rPr>
      </w:pPr>
      <m:oMathPara>
        <m:oMath>
          <m:sSub>
            <m:sSubPr>
              <m:ctrlPr>
                <w:rPr>
                  <w:rFonts w:ascii="Cambria Math" w:hAnsi="Cambria Math"/>
                  <w:i/>
                  <w:u w:val="none"/>
                </w:rPr>
              </m:ctrlPr>
            </m:sSubPr>
            <m:e>
              <m:r>
                <m:rPr>
                  <m:sty m:val="bi"/>
                </m:rPr>
                <w:rPr>
                  <w:rFonts w:ascii="Cambria Math" w:hAnsi="Cambria Math"/>
                  <w:u w:val="none"/>
                </w:rPr>
                <m:t>ν</m:t>
              </m:r>
              <m:ctrlPr>
                <w:rPr>
                  <w:rFonts w:ascii="Cambria Math" w:hAnsi="Cambria Math"/>
                  <w:u w:val="none"/>
                </w:rPr>
              </m:ctrlPr>
            </m:e>
            <m:sub>
              <m:r>
                <m:rPr>
                  <m:sty m:val="bi"/>
                </m:rPr>
                <w:rPr>
                  <w:rFonts w:ascii="Cambria Math" w:hAnsi="Cambria Math"/>
                  <w:u w:val="none"/>
                </w:rPr>
                <m:t>j</m:t>
              </m:r>
            </m:sub>
          </m:sSub>
          <m:r>
            <m:rPr>
              <m:sty m:val="b"/>
            </m:rPr>
            <w:rPr>
              <w:rFonts w:ascii="Cambria Math" w:hAnsi="Cambria Math"/>
              <w:u w:val="none"/>
            </w:rPr>
            <m:t>≥</m:t>
          </m:r>
          <m:r>
            <m:rPr>
              <m:sty m:val="bi"/>
            </m:rPr>
            <w:rPr>
              <w:rFonts w:ascii="Cambria Math" w:hAnsi="Cambria Math"/>
              <w:u w:val="none"/>
            </w:rPr>
            <m:t xml:space="preserve">0, </m:t>
          </m:r>
          <m:r>
            <m:rPr>
              <m:sty m:val="b"/>
            </m:rPr>
            <w:rPr>
              <w:rFonts w:ascii="Cambria Math" w:hAnsi="Cambria Math" w:cs="Cambria Math"/>
              <w:u w:val="none"/>
            </w:rPr>
            <m:t>∀</m:t>
          </m:r>
          <m:r>
            <m:rPr>
              <m:sty m:val="bi"/>
            </m:rPr>
            <w:rPr>
              <w:rFonts w:ascii="Cambria Math" w:hAnsi="Cambria Math"/>
              <w:u w:val="none"/>
            </w:rPr>
            <m:t>j</m:t>
          </m:r>
          <m:r>
            <m:rPr>
              <m:sty m:val="b"/>
            </m:rPr>
            <w:rPr>
              <w:rFonts w:ascii="Cambria Math" w:hAnsi="Cambria Math" w:cs="Cambria Math"/>
              <w:u w:val="none"/>
            </w:rPr>
            <m:t>∈</m:t>
          </m:r>
          <m:r>
            <m:rPr>
              <m:sty m:val="bi"/>
            </m:rPr>
            <w:rPr>
              <w:rFonts w:ascii="Cambria Math" w:hAnsi="Cambria Math"/>
              <w:u w:val="none"/>
            </w:rPr>
            <m:t>J</m:t>
          </m:r>
        </m:oMath>
      </m:oMathPara>
    </w:p>
    <w:p w14:paraId="73F69976" w14:textId="0497568C" w:rsidR="00542A42" w:rsidRPr="00BE1C1B" w:rsidRDefault="00542A42" w:rsidP="00542A42">
      <w:pPr>
        <w:pStyle w:val="Heading1withoutnumber"/>
        <w:numPr>
          <w:ilvl w:val="0"/>
          <w:numId w:val="2"/>
        </w:numPr>
      </w:pPr>
      <w:r>
        <w:t>RBA</w:t>
      </w:r>
      <w:r w:rsidR="001302F1">
        <w:t>-LP</w:t>
      </w:r>
      <w:r>
        <w:t xml:space="preserve"> formulation</w:t>
      </w:r>
    </w:p>
    <w:p w14:paraId="5955764E" w14:textId="4A13F405" w:rsidR="00542A42" w:rsidRDefault="001302F1">
      <w:pPr>
        <w:pStyle w:val="Heading1withoutnumber"/>
        <w:rPr>
          <w:b w:val="0"/>
          <w:bCs/>
          <w:u w:val="none"/>
        </w:rPr>
      </w:pPr>
      <w:r>
        <w:rPr>
          <w:b w:val="0"/>
          <w:bCs/>
          <w:u w:val="none"/>
        </w:rPr>
        <w:t xml:space="preserve">Identical to scRBA’s original version, aside from the last </w:t>
      </w:r>
      <w:r w:rsidR="00B361A5">
        <w:rPr>
          <w:b w:val="0"/>
          <w:bCs/>
          <w:u w:val="none"/>
        </w:rPr>
        <w:t xml:space="preserve">2 </w:t>
      </w:r>
      <w:r>
        <w:rPr>
          <w:b w:val="0"/>
          <w:bCs/>
          <w:u w:val="none"/>
        </w:rPr>
        <w:t>constraint</w:t>
      </w:r>
      <w:r w:rsidR="00B361A5">
        <w:rPr>
          <w:b w:val="0"/>
          <w:bCs/>
          <w:u w:val="none"/>
        </w:rPr>
        <w:t>s</w:t>
      </w:r>
      <w:r>
        <w:rPr>
          <w:b w:val="0"/>
          <w:bCs/>
          <w:u w:val="none"/>
        </w:rPr>
        <w:t>.</w:t>
      </w:r>
    </w:p>
    <w:tbl>
      <w:tblPr>
        <w:tblStyle w:val="TableGrid"/>
        <w:tblW w:w="10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8"/>
        <w:gridCol w:w="5338"/>
      </w:tblGrid>
      <w:tr w:rsidR="001302F1" w:rsidRPr="002E1638" w14:paraId="0D03031E" w14:textId="77777777" w:rsidTr="008A382D">
        <w:tc>
          <w:tcPr>
            <w:tcW w:w="4838" w:type="dxa"/>
          </w:tcPr>
          <w:p w14:paraId="69A80A4D" w14:textId="078415DB" w:rsidR="001302F1" w:rsidRDefault="00000000" w:rsidP="008A382D">
            <w:pPr>
              <w:pStyle w:val="Caption"/>
              <w:rPr>
                <w:rFonts w:eastAsia="Times New Roman"/>
              </w:rPr>
            </w:pPr>
            <m:oMathPara>
              <m:oMath>
                <m:func>
                  <m:funcPr>
                    <m:ctrlPr>
                      <w:rPr>
                        <w:rFonts w:ascii="Cambria Math" w:hAnsi="Cambria Math"/>
                        <w:i/>
                      </w:rPr>
                    </m:ctrlPr>
                  </m:funcPr>
                  <m:fName>
                    <m:r>
                      <m:rPr>
                        <m:sty m:val="p"/>
                      </m:rPr>
                      <w:rPr>
                        <w:rFonts w:ascii="Cambria Math" w:hAnsi="Cambria Math"/>
                      </w:rPr>
                      <m:t>min</m:t>
                    </m:r>
                  </m:fName>
                  <m:e>
                    <m:nary>
                      <m:naryPr>
                        <m:chr m:val="∑"/>
                        <m:supHide m:val="1"/>
                        <m:ctrlPr>
                          <w:rPr>
                            <w:rFonts w:ascii="Cambria Math" w:hAnsi="Cambria Math"/>
                            <w:i/>
                          </w:rPr>
                        </m:ctrlPr>
                      </m:naryPr>
                      <m:sub>
                        <m:r>
                          <w:rPr>
                            <w:rFonts w:ascii="Cambria Math" w:hAnsi="Cambria Math"/>
                          </w:rPr>
                          <m:t>pro∈Pro</m:t>
                        </m:r>
                      </m:sub>
                      <m:sup/>
                      <m:e>
                        <m:sSub>
                          <m:sSubPr>
                            <m:ctrlPr>
                              <w:rPr>
                                <w:rFonts w:ascii="Cambria Math" w:hAnsi="Cambria Math"/>
                                <w:i/>
                              </w:rPr>
                            </m:ctrlPr>
                          </m:sSubPr>
                          <m:e>
                            <m:r>
                              <w:rPr>
                                <w:rFonts w:ascii="Cambria Math" w:hAnsi="Cambria Math"/>
                              </w:rPr>
                              <m:t>W</m:t>
                            </m:r>
                          </m:e>
                          <m:sub>
                            <m:r>
                              <w:rPr>
                                <w:rFonts w:ascii="Cambria Math" w:hAnsi="Cambria Math"/>
                              </w:rPr>
                              <m:t>pro</m:t>
                            </m:r>
                          </m:sub>
                        </m:sSub>
                        <m:sSub>
                          <m:sSubPr>
                            <m:ctrlPr>
                              <w:rPr>
                                <w:rFonts w:ascii="Cambria Math" w:hAnsi="Cambria Math"/>
                                <w:i/>
                              </w:rPr>
                            </m:ctrlPr>
                          </m:sSubPr>
                          <m:e>
                            <m:r>
                              <w:rPr>
                                <w:rFonts w:ascii="Cambria Math" w:hAnsi="Cambria Math"/>
                              </w:rPr>
                              <m:t>ν</m:t>
                            </m:r>
                          </m:e>
                          <m:sub>
                            <m:r>
                              <w:rPr>
                                <w:rFonts w:ascii="Cambria Math" w:hAnsi="Cambria Math"/>
                              </w:rPr>
                              <m:t>pro</m:t>
                            </m:r>
                          </m:sub>
                        </m:sSub>
                      </m:e>
                    </m:nary>
                  </m:e>
                </m:func>
              </m:oMath>
            </m:oMathPara>
          </w:p>
        </w:tc>
        <w:tc>
          <w:tcPr>
            <w:tcW w:w="5338" w:type="dxa"/>
          </w:tcPr>
          <w:p w14:paraId="6EA00C41" w14:textId="77777777" w:rsidR="001302F1" w:rsidRPr="00181B62" w:rsidRDefault="001302F1" w:rsidP="00181B62">
            <w:pPr>
              <w:spacing w:line="240" w:lineRule="auto"/>
            </w:pPr>
          </w:p>
        </w:tc>
      </w:tr>
      <w:tr w:rsidR="001302F1" w:rsidRPr="002E1638" w14:paraId="17F37DB2" w14:textId="77777777" w:rsidTr="008A382D">
        <w:tc>
          <w:tcPr>
            <w:tcW w:w="4838" w:type="dxa"/>
          </w:tcPr>
          <w:p w14:paraId="09A110D9" w14:textId="0DE55ACE" w:rsidR="001302F1" w:rsidRDefault="001302F1" w:rsidP="008A382D">
            <w:pPr>
              <w:pStyle w:val="Caption"/>
              <w:rPr>
                <w:rFonts w:eastAsia="Times New Roman"/>
              </w:rPr>
            </w:pPr>
            <m:oMathPara>
              <m:oMath>
                <m:r>
                  <w:rPr>
                    <w:rFonts w:ascii="Cambria Math" w:eastAsia="Times New Roman" w:hAnsi="Cambria Math"/>
                  </w:rPr>
                  <m:t>s.t.</m:t>
                </m:r>
              </m:oMath>
            </m:oMathPara>
          </w:p>
        </w:tc>
        <w:tc>
          <w:tcPr>
            <w:tcW w:w="5338" w:type="dxa"/>
          </w:tcPr>
          <w:p w14:paraId="03100098" w14:textId="77777777" w:rsidR="001302F1" w:rsidRPr="00181B62" w:rsidRDefault="001302F1" w:rsidP="00181B62">
            <w:pPr>
              <w:spacing w:line="240" w:lineRule="auto"/>
            </w:pPr>
          </w:p>
        </w:tc>
      </w:tr>
      <w:tr w:rsidR="00CA54A9" w:rsidRPr="002E1638" w14:paraId="74439D50" w14:textId="77777777" w:rsidTr="008A382D">
        <w:tc>
          <w:tcPr>
            <w:tcW w:w="4838" w:type="dxa"/>
          </w:tcPr>
          <w:p w14:paraId="13203F7D" w14:textId="77777777" w:rsidR="00CA54A9" w:rsidRPr="002E1638" w:rsidRDefault="00000000" w:rsidP="008A382D">
            <w:pPr>
              <w:pStyle w:val="Caption"/>
            </w:pPr>
            <m:oMathPara>
              <m:oMath>
                <m:nary>
                  <m:naryPr>
                    <m:chr m:val="∑"/>
                    <m:supHide m:val="1"/>
                    <m:ctrlPr>
                      <w:rPr>
                        <w:rFonts w:ascii="Cambria Math" w:hAnsi="Cambria Math"/>
                        <w:i/>
                      </w:rPr>
                    </m:ctrlPr>
                  </m:naryPr>
                  <m:sub>
                    <m:r>
                      <w:rPr>
                        <w:rFonts w:ascii="Cambria Math" w:hAnsi="Cambria Math"/>
                      </w:rPr>
                      <m:t>j</m:t>
                    </m:r>
                    <m:r>
                      <w:rPr>
                        <w:rFonts w:ascii="Cambria Math" w:hAnsi="Cambria Math" w:cs="Cambria Math"/>
                      </w:rPr>
                      <m:t>∈</m:t>
                    </m:r>
                    <m:r>
                      <w:rPr>
                        <w:rFonts w:ascii="Cambria Math" w:hAnsi="Cambria Math"/>
                      </w:rPr>
                      <m:t>J</m:t>
                    </m:r>
                  </m:sub>
                  <m:sup/>
                  <m:e>
                    <m:sSub>
                      <m:sSubPr>
                        <m:ctrlPr>
                          <w:rPr>
                            <w:rFonts w:ascii="Cambria Math" w:hAnsi="Cambria Math"/>
                            <w:i/>
                          </w:rPr>
                        </m:ctrlPr>
                      </m:sSubPr>
                      <m:e>
                        <m:r>
                          <w:rPr>
                            <w:rFonts w:ascii="Cambria Math" w:hAnsi="Cambria Math"/>
                          </w:rPr>
                          <m:t>S</m:t>
                        </m:r>
                      </m:e>
                      <m:sub>
                        <m:r>
                          <w:rPr>
                            <w:rFonts w:ascii="Cambria Math" w:hAnsi="Cambria Math"/>
                          </w:rPr>
                          <m:t>ij</m:t>
                        </m:r>
                      </m:sub>
                    </m:sSub>
                    <m:sSub>
                      <m:sSubPr>
                        <m:ctrlPr>
                          <w:rPr>
                            <w:rFonts w:ascii="Cambria Math" w:hAnsi="Cambria Math"/>
                            <w:i/>
                          </w:rPr>
                        </m:ctrlPr>
                      </m:sSubPr>
                      <m:e>
                        <m:r>
                          <w:rPr>
                            <w:rFonts w:ascii="Cambria Math" w:hAnsi="Cambria Math"/>
                          </w:rPr>
                          <m:t>ν</m:t>
                        </m:r>
                      </m:e>
                      <m:sub>
                        <m:r>
                          <w:rPr>
                            <w:rFonts w:ascii="Cambria Math" w:hAnsi="Cambria Math"/>
                          </w:rPr>
                          <m:t>j</m:t>
                        </m:r>
                      </m:sub>
                    </m:sSub>
                  </m:e>
                </m:nary>
                <m:r>
                  <w:rPr>
                    <w:rFonts w:ascii="Cambria Math" w:hAnsi="Cambria Math"/>
                  </w:rPr>
                  <m:t>=0</m:t>
                </m:r>
              </m:oMath>
            </m:oMathPara>
          </w:p>
        </w:tc>
        <w:tc>
          <w:tcPr>
            <w:tcW w:w="5338" w:type="dxa"/>
          </w:tcPr>
          <w:p w14:paraId="57305542" w14:textId="77777777" w:rsidR="00CA54A9" w:rsidRPr="00181B62" w:rsidRDefault="00CA54A9" w:rsidP="009C55FD">
            <w:pPr>
              <w:spacing w:line="240" w:lineRule="auto"/>
            </w:pPr>
            <w:bookmarkStart w:id="0" w:name="_Ref167362958"/>
            <w:r w:rsidRPr="00181B62">
              <w:t>Mass balance</w:t>
            </w:r>
            <w:bookmarkEnd w:id="0"/>
          </w:p>
        </w:tc>
      </w:tr>
      <w:tr w:rsidR="00CA54A9" w:rsidRPr="002E1638" w14:paraId="5FDF59A0" w14:textId="77777777" w:rsidTr="008A382D">
        <w:tc>
          <w:tcPr>
            <w:tcW w:w="4838" w:type="dxa"/>
          </w:tcPr>
          <w:p w14:paraId="60F70C2F" w14:textId="77777777" w:rsidR="00CA54A9" w:rsidRPr="002E1638" w:rsidRDefault="00000000" w:rsidP="008A382D">
            <w:pPr>
              <w:pStyle w:val="Caption"/>
            </w:pPr>
            <m:oMathPara>
              <m:oMath>
                <m:sSubSup>
                  <m:sSubSupPr>
                    <m:ctrlPr>
                      <w:rPr>
                        <w:rFonts w:ascii="Cambria Math" w:hAnsi="Cambria Math"/>
                        <w:i/>
                      </w:rPr>
                    </m:ctrlPr>
                  </m:sSubSupPr>
                  <m:e>
                    <m:r>
                      <w:rPr>
                        <w:rFonts w:ascii="Cambria Math" w:hAnsi="Cambria Math"/>
                      </w:rPr>
                      <m:t>ν</m:t>
                    </m:r>
                  </m:e>
                  <m:sub>
                    <m:r>
                      <w:rPr>
                        <w:rFonts w:ascii="Cambria Math" w:hAnsi="Cambria Math"/>
                      </w:rPr>
                      <m:t>j</m:t>
                    </m:r>
                  </m:sub>
                  <m:sup>
                    <m:r>
                      <w:rPr>
                        <w:rFonts w:ascii="Cambria Math" w:hAnsi="Cambria Math"/>
                      </w:rPr>
                      <m:t>UB</m:t>
                    </m:r>
                  </m:sup>
                </m:sSubSup>
                <m:r>
                  <m:rPr>
                    <m:sty m:val="p"/>
                  </m:rPr>
                  <w:rPr>
                    <w:rFonts w:ascii="Cambria Math" w:hAnsi="Cambria Math"/>
                  </w:rPr>
                  <m:t>≥</m:t>
                </m:r>
                <m:sSub>
                  <m:sSubPr>
                    <m:ctrlPr>
                      <w:rPr>
                        <w:rFonts w:ascii="Cambria Math" w:hAnsi="Cambria Math"/>
                        <w:i/>
                      </w:rPr>
                    </m:ctrlPr>
                  </m:sSubPr>
                  <m:e>
                    <m:r>
                      <m:rPr>
                        <m:sty m:val="p"/>
                      </m:rPr>
                      <w:rPr>
                        <w:rFonts w:ascii="Cambria Math" w:hAnsi="Cambria Math"/>
                      </w:rPr>
                      <m:t>ν</m:t>
                    </m:r>
                    <m:ctrlPr>
                      <w:rPr>
                        <w:rFonts w:ascii="Cambria Math" w:hAnsi="Cambria Math"/>
                      </w:rPr>
                    </m:ctrlPr>
                  </m:e>
                  <m:sub>
                    <m:r>
                      <w:rPr>
                        <w:rFonts w:ascii="Cambria Math" w:hAnsi="Cambria Math"/>
                      </w:rPr>
                      <m:t>j</m:t>
                    </m:r>
                  </m:sub>
                </m:sSub>
                <m:r>
                  <m:rPr>
                    <m:sty m:val="p"/>
                  </m:rPr>
                  <w:rPr>
                    <w:rFonts w:ascii="Cambria Math" w:hAnsi="Cambria Math"/>
                  </w:rPr>
                  <m:t>≥</m:t>
                </m:r>
                <m:sSubSup>
                  <m:sSubSupPr>
                    <m:ctrlPr>
                      <w:rPr>
                        <w:rFonts w:ascii="Cambria Math" w:hAnsi="Cambria Math"/>
                        <w:i/>
                      </w:rPr>
                    </m:ctrlPr>
                  </m:sSubSupPr>
                  <m:e>
                    <m:r>
                      <w:rPr>
                        <w:rFonts w:ascii="Cambria Math" w:hAnsi="Cambria Math"/>
                      </w:rPr>
                      <m:t>ν</m:t>
                    </m:r>
                  </m:e>
                  <m:sub>
                    <m:r>
                      <w:rPr>
                        <w:rFonts w:ascii="Cambria Math" w:hAnsi="Cambria Math"/>
                      </w:rPr>
                      <m:t>j</m:t>
                    </m:r>
                  </m:sub>
                  <m:sup>
                    <m:r>
                      <w:rPr>
                        <w:rFonts w:ascii="Cambria Math" w:hAnsi="Cambria Math"/>
                      </w:rPr>
                      <m:t>LB</m:t>
                    </m:r>
                  </m:sup>
                </m:sSubSup>
                <m:r>
                  <w:rPr>
                    <w:rFonts w:ascii="Cambria Math" w:hAnsi="Cambria Math"/>
                  </w:rPr>
                  <m:t xml:space="preserve">, </m:t>
                </m:r>
                <m:r>
                  <m:rPr>
                    <m:sty m:val="p"/>
                  </m:rPr>
                  <w:rPr>
                    <w:rFonts w:ascii="Cambria Math" w:hAnsi="Cambria Math" w:cs="Cambria Math"/>
                  </w:rPr>
                  <m:t>∀</m:t>
                </m:r>
                <m:r>
                  <w:rPr>
                    <w:rFonts w:ascii="Cambria Math" w:hAnsi="Cambria Math"/>
                  </w:rPr>
                  <m:t>j</m:t>
                </m:r>
                <m:r>
                  <m:rPr>
                    <m:sty m:val="p"/>
                  </m:rPr>
                  <w:rPr>
                    <w:rFonts w:ascii="Cambria Math" w:hAnsi="Cambria Math" w:cs="Cambria Math"/>
                  </w:rPr>
                  <m:t>∈</m:t>
                </m:r>
                <m:r>
                  <w:rPr>
                    <w:rFonts w:ascii="Cambria Math" w:hAnsi="Cambria Math"/>
                  </w:rPr>
                  <m:t>J</m:t>
                </m:r>
              </m:oMath>
            </m:oMathPara>
          </w:p>
        </w:tc>
        <w:tc>
          <w:tcPr>
            <w:tcW w:w="5338" w:type="dxa"/>
          </w:tcPr>
          <w:p w14:paraId="009B462A" w14:textId="77777777" w:rsidR="00CA54A9" w:rsidRPr="002E1638" w:rsidRDefault="00CA54A9" w:rsidP="009C55FD">
            <w:pPr>
              <w:pStyle w:val="Caption"/>
              <w:jc w:val="left"/>
            </w:pPr>
            <w:bookmarkStart w:id="1" w:name="_Ref167363091"/>
            <w:r w:rsidRPr="002E1638">
              <w:t>Flux bounds</w:t>
            </w:r>
            <w:bookmarkEnd w:id="1"/>
          </w:p>
        </w:tc>
      </w:tr>
      <w:tr w:rsidR="00CA54A9" w:rsidRPr="002E1638" w14:paraId="6A2523C7" w14:textId="77777777" w:rsidTr="008A382D">
        <w:tc>
          <w:tcPr>
            <w:tcW w:w="4838" w:type="dxa"/>
          </w:tcPr>
          <w:p w14:paraId="167E3AF3" w14:textId="77777777" w:rsidR="00CA54A9" w:rsidRPr="002E1638" w:rsidRDefault="00000000" w:rsidP="008A382D">
            <w:pPr>
              <w:pStyle w:val="Caption"/>
            </w:pPr>
            <m:oMathPara>
              <m:oMath>
                <m:sSub>
                  <m:sSubPr>
                    <m:ctrlPr>
                      <w:rPr>
                        <w:rFonts w:ascii="Cambria Math" w:hAnsi="Cambria Math"/>
                        <w:i/>
                      </w:rPr>
                    </m:ctrlPr>
                  </m:sSubPr>
                  <m:e>
                    <m:r>
                      <w:rPr>
                        <w:rFonts w:ascii="Cambria Math" w:hAnsi="Cambria Math"/>
                      </w:rPr>
                      <m:t>ν</m:t>
                    </m:r>
                    <m:ctrlPr>
                      <w:rPr>
                        <w:rFonts w:ascii="Cambria Math" w:hAnsi="Cambria Math"/>
                      </w:rPr>
                    </m:ctrlPr>
                  </m:e>
                  <m:sub>
                    <m:r>
                      <w:rPr>
                        <w:rFonts w:ascii="Cambria Math" w:hAnsi="Cambria Math"/>
                      </w:rPr>
                      <m:t>j</m:t>
                    </m:r>
                  </m:sub>
                </m:sSub>
                <m:r>
                  <m:rPr>
                    <m:sty m:val="p"/>
                  </m:rPr>
                  <w:rPr>
                    <w:rFonts w:ascii="Cambria Math" w:hAnsi="Cambria Math"/>
                  </w:rPr>
                  <m:t>≥</m:t>
                </m:r>
                <m:r>
                  <w:rPr>
                    <w:rFonts w:ascii="Cambria Math" w:hAnsi="Cambria Math"/>
                  </w:rPr>
                  <m:t xml:space="preserve">0, </m:t>
                </m:r>
                <m:r>
                  <m:rPr>
                    <m:sty m:val="p"/>
                  </m:rPr>
                  <w:rPr>
                    <w:rFonts w:ascii="Cambria Math" w:hAnsi="Cambria Math" w:cs="Cambria Math"/>
                  </w:rPr>
                  <m:t>∀</m:t>
                </m:r>
                <m:r>
                  <w:rPr>
                    <w:rFonts w:ascii="Cambria Math" w:hAnsi="Cambria Math"/>
                  </w:rPr>
                  <m:t>j</m:t>
                </m:r>
                <m:r>
                  <m:rPr>
                    <m:sty m:val="p"/>
                  </m:rPr>
                  <w:rPr>
                    <w:rFonts w:ascii="Cambria Math" w:hAnsi="Cambria Math" w:cs="Cambria Math"/>
                  </w:rPr>
                  <m:t>∈</m:t>
                </m:r>
                <m:r>
                  <w:rPr>
                    <w:rFonts w:ascii="Cambria Math" w:hAnsi="Cambria Math"/>
                  </w:rPr>
                  <m:t>J</m:t>
                </m:r>
              </m:oMath>
            </m:oMathPara>
          </w:p>
        </w:tc>
        <w:tc>
          <w:tcPr>
            <w:tcW w:w="5338" w:type="dxa"/>
          </w:tcPr>
          <w:p w14:paraId="03A849D5" w14:textId="77777777" w:rsidR="00CA54A9" w:rsidRPr="002E1638" w:rsidRDefault="00CA54A9" w:rsidP="009C55FD">
            <w:pPr>
              <w:pStyle w:val="Caption"/>
              <w:jc w:val="left"/>
              <w:rPr>
                <w:b/>
              </w:rPr>
            </w:pPr>
            <w:bookmarkStart w:id="2" w:name="_Ref167363112"/>
            <w:r w:rsidRPr="002E1638">
              <w:t>Non-negative fluxes only</w:t>
            </w:r>
            <w:bookmarkEnd w:id="2"/>
          </w:p>
        </w:tc>
      </w:tr>
      <w:tr w:rsidR="00CA54A9" w:rsidRPr="002E1638" w14:paraId="3B1EB6AD" w14:textId="77777777" w:rsidTr="008A382D">
        <w:tc>
          <w:tcPr>
            <w:tcW w:w="4838" w:type="dxa"/>
          </w:tcPr>
          <w:p w14:paraId="2DDA7A5C" w14:textId="77777777" w:rsidR="00CA54A9" w:rsidRPr="002E1638" w:rsidRDefault="00000000" w:rsidP="008A382D">
            <w:pPr>
              <w:pStyle w:val="Normalfirstindented"/>
              <w:spacing w:line="240" w:lineRule="auto"/>
              <w:jc w:val="center"/>
            </w:pPr>
            <m:oMathPara>
              <m:oMath>
                <m:sSubSup>
                  <m:sSubSupPr>
                    <m:ctrlPr>
                      <w:rPr>
                        <w:rFonts w:ascii="Cambria Math" w:hAnsi="Cambria Math"/>
                        <w:i/>
                      </w:rPr>
                    </m:ctrlPr>
                  </m:sSubSupPr>
                  <m:e>
                    <m:sSub>
                      <m:sSubPr>
                        <m:ctrlPr>
                          <w:rPr>
                            <w:rFonts w:ascii="Cambria Math" w:hAnsi="Cambria Math"/>
                            <w:i/>
                          </w:rPr>
                        </m:ctrlPr>
                      </m:sSubPr>
                      <m:e>
                        <m:r>
                          <w:rPr>
                            <w:rFonts w:ascii="Cambria Math" w:hAnsi="Cambria Math"/>
                          </w:rPr>
                          <m:t>ν</m:t>
                        </m:r>
                      </m:e>
                      <m:sub>
                        <m:r>
                          <w:rPr>
                            <w:rFonts w:ascii="Cambria Math" w:hAnsi="Cambria Math"/>
                          </w:rPr>
                          <m:t>Ex</m:t>
                        </m:r>
                      </m:sub>
                    </m:sSub>
                    <m:r>
                      <w:rPr>
                        <w:rFonts w:ascii="Cambria Math" w:hAnsi="Cambria Math"/>
                      </w:rPr>
                      <m:t>=ν</m:t>
                    </m:r>
                  </m:e>
                  <m:sub>
                    <m:r>
                      <w:rPr>
                        <w:rFonts w:ascii="Cambria Math" w:hAnsi="Cambria Math"/>
                      </w:rPr>
                      <m:t>Ex</m:t>
                    </m:r>
                  </m:sub>
                  <m:sup>
                    <m:r>
                      <w:rPr>
                        <w:rFonts w:ascii="Cambria Math" w:hAnsi="Cambria Math"/>
                      </w:rPr>
                      <m:t>exp</m:t>
                    </m:r>
                  </m:sup>
                </m:sSubSup>
              </m:oMath>
            </m:oMathPara>
          </w:p>
        </w:tc>
        <w:tc>
          <w:tcPr>
            <w:tcW w:w="5338" w:type="dxa"/>
          </w:tcPr>
          <w:p w14:paraId="3194F8EF" w14:textId="77777777" w:rsidR="00CA54A9" w:rsidRPr="002E1638" w:rsidRDefault="00CA54A9" w:rsidP="009C55FD">
            <w:pPr>
              <w:pStyle w:val="Normalfirstindented"/>
              <w:spacing w:line="240" w:lineRule="auto"/>
              <w:ind w:firstLine="0"/>
              <w:jc w:val="left"/>
            </w:pPr>
            <w:bookmarkStart w:id="3" w:name="_Ref167363133"/>
            <w:r w:rsidRPr="002E1638">
              <w:t>Enforcing medium composition</w:t>
            </w:r>
            <w:bookmarkEnd w:id="3"/>
          </w:p>
        </w:tc>
      </w:tr>
      <w:tr w:rsidR="00CA54A9" w:rsidRPr="002E1638" w14:paraId="69E0DF94" w14:textId="77777777" w:rsidTr="008A382D">
        <w:tc>
          <w:tcPr>
            <w:tcW w:w="4838" w:type="dxa"/>
          </w:tcPr>
          <w:p w14:paraId="19AD01B0" w14:textId="77777777" w:rsidR="00CA54A9" w:rsidRPr="002E1638" w:rsidRDefault="00000000" w:rsidP="008A382D">
            <w:pPr>
              <w:pStyle w:val="Normalfirstindented"/>
              <w:spacing w:line="240" w:lineRule="auto"/>
              <w:jc w:val="center"/>
            </w:pPr>
            <m:oMathPara>
              <m:oMath>
                <m:sSub>
                  <m:sSubPr>
                    <m:ctrlPr>
                      <w:rPr>
                        <w:rFonts w:ascii="Cambria Math" w:hAnsi="Cambria Math"/>
                        <w:i/>
                        <w:iCs/>
                      </w:rPr>
                    </m:ctrlPr>
                  </m:sSubPr>
                  <m:e>
                    <m:r>
                      <w:rPr>
                        <w:rFonts w:ascii="Cambria Math" w:hAnsi="Cambria Math"/>
                      </w:rPr>
                      <m:t>ν</m:t>
                    </m:r>
                  </m:e>
                  <m:sub>
                    <m:r>
                      <w:rPr>
                        <w:rFonts w:ascii="Cambria Math" w:hAnsi="Cambria Math"/>
                      </w:rPr>
                      <m:t>ribo,comp</m:t>
                    </m:r>
                  </m:sub>
                </m:sSub>
                <m:r>
                  <w:rPr>
                    <w:rFonts w:ascii="Cambria Math" w:hAnsi="Cambria Math"/>
                  </w:rPr>
                  <m:t>=</m:t>
                </m:r>
                <m:f>
                  <m:fPr>
                    <m:ctrlPr>
                      <w:rPr>
                        <w:rFonts w:ascii="Cambria Math" w:hAnsi="Cambria Math"/>
                        <w:i/>
                        <w:iCs/>
                      </w:rPr>
                    </m:ctrlPr>
                  </m:fPr>
                  <m:num>
                    <m:r>
                      <w:rPr>
                        <w:rFonts w:ascii="Cambria Math" w:hAnsi="Cambria Math"/>
                      </w:rPr>
                      <m:t>μ</m:t>
                    </m:r>
                  </m:num>
                  <m:den>
                    <m:sSub>
                      <m:sSubPr>
                        <m:ctrlPr>
                          <w:rPr>
                            <w:rFonts w:ascii="Cambria Math" w:hAnsi="Cambria Math"/>
                            <w:i/>
                            <w:iCs/>
                          </w:rPr>
                        </m:ctrlPr>
                      </m:sSubPr>
                      <m:e>
                        <m:r>
                          <w:rPr>
                            <w:rFonts w:ascii="Cambria Math" w:hAnsi="Cambria Math"/>
                          </w:rPr>
                          <m:t>k</m:t>
                        </m:r>
                      </m:e>
                      <m:sub>
                        <m:r>
                          <w:rPr>
                            <w:rFonts w:ascii="Cambria Math" w:hAnsi="Cambria Math"/>
                          </w:rPr>
                          <m:t>ribo</m:t>
                        </m:r>
                      </m:sub>
                    </m:sSub>
                  </m:den>
                </m:f>
                <m:nary>
                  <m:naryPr>
                    <m:chr m:val="∑"/>
                    <m:supHide m:val="1"/>
                    <m:ctrlPr>
                      <w:rPr>
                        <w:rFonts w:ascii="Cambria Math" w:hAnsi="Cambria Math"/>
                        <w:i/>
                        <w:iCs/>
                      </w:rPr>
                    </m:ctrlPr>
                  </m:naryPr>
                  <m:sub>
                    <m:r>
                      <w:rPr>
                        <w:rFonts w:ascii="Cambria Math" w:hAnsi="Cambria Math"/>
                      </w:rPr>
                      <m:t>comp</m:t>
                    </m:r>
                  </m:sub>
                  <m:sup/>
                  <m:e>
                    <m:sSubSup>
                      <m:sSubSupPr>
                        <m:ctrlPr>
                          <w:rPr>
                            <w:rFonts w:ascii="Cambria Math" w:hAnsi="Cambria Math"/>
                            <w:i/>
                            <w:iCs/>
                          </w:rPr>
                        </m:ctrlPr>
                      </m:sSubSupPr>
                      <m:e>
                        <m:r>
                          <w:rPr>
                            <w:rFonts w:ascii="Cambria Math" w:hAnsi="Cambria Math"/>
                          </w:rPr>
                          <m:t>N</m:t>
                        </m:r>
                      </m:e>
                      <m:sub>
                        <m:r>
                          <w:rPr>
                            <w:rFonts w:ascii="Cambria Math" w:hAnsi="Cambria Math"/>
                          </w:rPr>
                          <m:t>pro,comp</m:t>
                        </m:r>
                      </m:sub>
                      <m:sup>
                        <m:r>
                          <w:rPr>
                            <w:rFonts w:ascii="Cambria Math" w:hAnsi="Cambria Math"/>
                          </w:rPr>
                          <m:t>AA</m:t>
                        </m:r>
                      </m:sup>
                    </m:sSubSup>
                  </m:e>
                </m:nary>
                <m:sSub>
                  <m:sSubPr>
                    <m:ctrlPr>
                      <w:rPr>
                        <w:rFonts w:ascii="Cambria Math" w:hAnsi="Cambria Math"/>
                        <w:i/>
                        <w:iCs/>
                      </w:rPr>
                    </m:ctrlPr>
                  </m:sSubPr>
                  <m:e>
                    <m:r>
                      <w:rPr>
                        <w:rFonts w:ascii="Cambria Math" w:hAnsi="Cambria Math"/>
                      </w:rPr>
                      <m:t>ν</m:t>
                    </m:r>
                  </m:e>
                  <m:sub>
                    <m:r>
                      <w:rPr>
                        <w:rFonts w:ascii="Cambria Math" w:hAnsi="Cambria Math"/>
                      </w:rPr>
                      <m:t>pro,comp</m:t>
                    </m:r>
                  </m:sub>
                </m:sSub>
                <m:r>
                  <w:rPr>
                    <w:rFonts w:ascii="Cambria Math" w:hAnsi="Cambria Math"/>
                  </w:rPr>
                  <m:t>,</m:t>
                </m:r>
                <m:r>
                  <m:rPr>
                    <m:sty m:val="p"/>
                  </m:rPr>
                  <w:rPr>
                    <w:rFonts w:ascii="Cambria Math" w:hAnsi="Cambria Math"/>
                  </w:rPr>
                  <m:t>  </m:t>
                </m:r>
                <m:r>
                  <m:rPr>
                    <m:sty m:val="p"/>
                  </m:rPr>
                  <w:rPr>
                    <w:rFonts w:ascii="Cambria Math" w:hAnsi="Cambria Math"/>
                  </w:rPr>
                  <w:br/>
                </m:r>
              </m:oMath>
              <m:oMath>
                <m:r>
                  <w:rPr>
                    <w:rFonts w:ascii="Cambria Math" w:hAnsi="Cambria Math" w:cs="Cambria Math"/>
                  </w:rPr>
                  <m:t>∀</m:t>
                </m:r>
                <m:r>
                  <w:rPr>
                    <w:rFonts w:ascii="Cambria Math" w:hAnsi="Cambria Math"/>
                  </w:rPr>
                  <m:t>comp</m:t>
                </m:r>
                <m:r>
                  <w:rPr>
                    <w:rFonts w:ascii="Cambria Math" w:hAnsi="Cambria Math" w:cs="Cambria Math"/>
                  </w:rPr>
                  <m:t>∈</m:t>
                </m:r>
                <m:r>
                  <w:rPr>
                    <w:rFonts w:ascii="Cambria Math" w:hAnsi="Cambria Math"/>
                  </w:rPr>
                  <m:t>nuc,mito</m:t>
                </m:r>
              </m:oMath>
            </m:oMathPara>
          </w:p>
        </w:tc>
        <w:tc>
          <w:tcPr>
            <w:tcW w:w="5338" w:type="dxa"/>
            <w:vAlign w:val="center"/>
          </w:tcPr>
          <w:p w14:paraId="1D26859F" w14:textId="77777777" w:rsidR="00CA54A9" w:rsidRPr="002E1638" w:rsidRDefault="00CA54A9" w:rsidP="009C55FD">
            <w:pPr>
              <w:pStyle w:val="Normalfirstindented"/>
              <w:spacing w:line="240" w:lineRule="auto"/>
              <w:ind w:firstLine="0"/>
              <w:jc w:val="left"/>
            </w:pPr>
            <w:bookmarkStart w:id="4" w:name="_Ref167363164"/>
            <w:r w:rsidRPr="002E1638">
              <w:t>Ribosome-protein coupling</w:t>
            </w:r>
            <w:bookmarkEnd w:id="4"/>
          </w:p>
        </w:tc>
      </w:tr>
      <w:tr w:rsidR="00CA54A9" w:rsidRPr="002E1638" w14:paraId="69FED0BC" w14:textId="77777777" w:rsidTr="008A382D">
        <w:tc>
          <w:tcPr>
            <w:tcW w:w="4838" w:type="dxa"/>
          </w:tcPr>
          <w:p w14:paraId="72EE2128" w14:textId="77777777" w:rsidR="00CA54A9" w:rsidRPr="002E1638" w:rsidRDefault="00000000" w:rsidP="008A382D">
            <w:pPr>
              <w:pStyle w:val="Caption"/>
            </w:pPr>
            <m:oMathPara>
              <m:oMath>
                <m:nary>
                  <m:naryPr>
                    <m:chr m:val="∑"/>
                    <m:supHide m:val="1"/>
                    <m:ctrlPr>
                      <w:rPr>
                        <w:rFonts w:ascii="Cambria Math" w:hAnsi="Cambria Math"/>
                        <w:i/>
                      </w:rPr>
                    </m:ctrlPr>
                  </m:naryPr>
                  <m:sub>
                    <m:r>
                      <w:rPr>
                        <w:rFonts w:ascii="Cambria Math" w:hAnsi="Cambria Math"/>
                      </w:rPr>
                      <m:t>pro∈Pro</m:t>
                    </m:r>
                  </m:sub>
                  <m:sup/>
                  <m:e>
                    <m:sSub>
                      <m:sSubPr>
                        <m:ctrlPr>
                          <w:rPr>
                            <w:rFonts w:ascii="Cambria Math" w:hAnsi="Cambria Math"/>
                            <w:i/>
                          </w:rPr>
                        </m:ctrlPr>
                      </m:sSubPr>
                      <m:e>
                        <m:r>
                          <w:rPr>
                            <w:rFonts w:ascii="Cambria Math" w:hAnsi="Cambria Math"/>
                          </w:rPr>
                          <m:t>W</m:t>
                        </m:r>
                      </m:e>
                      <m:sub>
                        <m:r>
                          <w:rPr>
                            <w:rFonts w:ascii="Cambria Math" w:hAnsi="Cambria Math"/>
                          </w:rPr>
                          <m:t>pro</m:t>
                        </m:r>
                      </m:sub>
                    </m:sSub>
                    <m:sSub>
                      <m:sSubPr>
                        <m:ctrlPr>
                          <w:rPr>
                            <w:rFonts w:ascii="Cambria Math" w:hAnsi="Cambria Math"/>
                            <w:i/>
                          </w:rPr>
                        </m:ctrlPr>
                      </m:sSubPr>
                      <m:e>
                        <m:r>
                          <w:rPr>
                            <w:rFonts w:ascii="Cambria Math" w:hAnsi="Cambria Math"/>
                          </w:rPr>
                          <m:t>ν</m:t>
                        </m:r>
                      </m:e>
                      <m:sub>
                        <m:r>
                          <w:rPr>
                            <w:rFonts w:ascii="Cambria Math" w:hAnsi="Cambria Math"/>
                          </w:rPr>
                          <m:t>pro</m:t>
                        </m:r>
                      </m:sub>
                    </m:sSub>
                  </m:e>
                </m:nary>
                <m:r>
                  <w:rPr>
                    <w:rFonts w:ascii="Cambria Math" w:hAnsi="Cambria Math"/>
                  </w:rPr>
                  <m:t>≤μ</m:t>
                </m:r>
                <m:sSubSup>
                  <m:sSubSupPr>
                    <m:ctrlPr>
                      <w:rPr>
                        <w:rFonts w:ascii="Cambria Math" w:hAnsi="Cambria Math"/>
                        <w:i/>
                      </w:rPr>
                    </m:ctrlPr>
                  </m:sSubSupPr>
                  <m:e>
                    <m:r>
                      <w:rPr>
                        <w:rFonts w:ascii="Cambria Math" w:hAnsi="Cambria Math"/>
                      </w:rPr>
                      <m:t>f</m:t>
                    </m:r>
                  </m:e>
                  <m:sub>
                    <m:r>
                      <w:rPr>
                        <w:rFonts w:ascii="Cambria Math" w:hAnsi="Cambria Math"/>
                      </w:rPr>
                      <m:t>Protein</m:t>
                    </m:r>
                  </m:sub>
                  <m:sup>
                    <m:r>
                      <w:rPr>
                        <w:rFonts w:ascii="Cambria Math" w:hAnsi="Cambria Math"/>
                      </w:rPr>
                      <m:t>exp</m:t>
                    </m:r>
                  </m:sup>
                </m:sSubSup>
              </m:oMath>
            </m:oMathPara>
          </w:p>
        </w:tc>
        <w:tc>
          <w:tcPr>
            <w:tcW w:w="5338" w:type="dxa"/>
            <w:vAlign w:val="center"/>
          </w:tcPr>
          <w:p w14:paraId="347AE70E" w14:textId="77777777" w:rsidR="00CA54A9" w:rsidRPr="002E1638" w:rsidRDefault="00CA54A9" w:rsidP="009C55FD">
            <w:pPr>
              <w:pStyle w:val="Normalfirstindented"/>
              <w:spacing w:line="240" w:lineRule="auto"/>
              <w:ind w:firstLine="0"/>
              <w:jc w:val="left"/>
            </w:pPr>
            <w:r w:rsidRPr="002E1638">
              <w:t>Protein capacity</w:t>
            </w:r>
          </w:p>
        </w:tc>
      </w:tr>
      <w:tr w:rsidR="00CA54A9" w:rsidRPr="002E1638" w14:paraId="4768959E" w14:textId="77777777" w:rsidTr="008A382D">
        <w:tc>
          <w:tcPr>
            <w:tcW w:w="4838" w:type="dxa"/>
          </w:tcPr>
          <w:p w14:paraId="6F9AB587" w14:textId="77777777" w:rsidR="00CA54A9" w:rsidRPr="002E1638" w:rsidRDefault="00000000" w:rsidP="008A382D">
            <w:pPr>
              <w:pStyle w:val="Caption"/>
            </w:pPr>
            <m:oMathPara>
              <m:oMath>
                <m:nary>
                  <m:naryPr>
                    <m:chr m:val="∑"/>
                    <m:supHide m:val="1"/>
                    <m:ctrlPr>
                      <w:rPr>
                        <w:rFonts w:ascii="Cambria Math" w:hAnsi="Cambria Math"/>
                        <w:i/>
                      </w:rPr>
                    </m:ctrlPr>
                  </m:naryPr>
                  <m:sub>
                    <m:r>
                      <w:rPr>
                        <w:rFonts w:ascii="Cambria Math" w:hAnsi="Cambria Math"/>
                      </w:rPr>
                      <m:t>pro∈Pr</m:t>
                    </m:r>
                    <m:sSup>
                      <m:sSupPr>
                        <m:ctrlPr>
                          <w:rPr>
                            <w:rFonts w:ascii="Cambria Math" w:hAnsi="Cambria Math"/>
                            <w:i/>
                          </w:rPr>
                        </m:ctrlPr>
                      </m:sSupPr>
                      <m:e>
                        <m:r>
                          <w:rPr>
                            <w:rFonts w:ascii="Cambria Math" w:hAnsi="Cambria Math"/>
                          </w:rPr>
                          <m:t>o</m:t>
                        </m:r>
                      </m:e>
                      <m:sup>
                        <m:r>
                          <w:rPr>
                            <w:rFonts w:ascii="Cambria Math" w:hAnsi="Cambria Math"/>
                          </w:rPr>
                          <m:t>Mito</m:t>
                        </m:r>
                      </m:sup>
                    </m:sSup>
                  </m:sub>
                  <m:sup/>
                  <m:e>
                    <m:sSub>
                      <m:sSubPr>
                        <m:ctrlPr>
                          <w:rPr>
                            <w:rFonts w:ascii="Cambria Math" w:hAnsi="Cambria Math"/>
                            <w:i/>
                          </w:rPr>
                        </m:ctrlPr>
                      </m:sSubPr>
                      <m:e>
                        <m:r>
                          <w:rPr>
                            <w:rFonts w:ascii="Cambria Math" w:hAnsi="Cambria Math"/>
                          </w:rPr>
                          <m:t>W</m:t>
                        </m:r>
                      </m:e>
                      <m:sub>
                        <m:r>
                          <w:rPr>
                            <w:rFonts w:ascii="Cambria Math" w:hAnsi="Cambria Math"/>
                          </w:rPr>
                          <m:t>pro</m:t>
                        </m:r>
                      </m:sub>
                    </m:sSub>
                    <m:sSub>
                      <m:sSubPr>
                        <m:ctrlPr>
                          <w:rPr>
                            <w:rFonts w:ascii="Cambria Math" w:hAnsi="Cambria Math"/>
                            <w:i/>
                          </w:rPr>
                        </m:ctrlPr>
                      </m:sSubPr>
                      <m:e>
                        <m:r>
                          <w:rPr>
                            <w:rFonts w:ascii="Cambria Math" w:hAnsi="Cambria Math"/>
                          </w:rPr>
                          <m:t>ν</m:t>
                        </m:r>
                      </m:e>
                      <m:sub>
                        <m:r>
                          <w:rPr>
                            <w:rFonts w:ascii="Cambria Math" w:hAnsi="Cambria Math"/>
                          </w:rPr>
                          <m:t>pro</m:t>
                        </m:r>
                      </m:sub>
                    </m:sSub>
                  </m:e>
                </m:nary>
                <m:r>
                  <w:rPr>
                    <w:rFonts w:ascii="Cambria Math" w:hAnsi="Cambria Math"/>
                  </w:rPr>
                  <m:t>≤μ</m:t>
                </m:r>
                <m:sSubSup>
                  <m:sSubSupPr>
                    <m:ctrlPr>
                      <w:rPr>
                        <w:rFonts w:ascii="Cambria Math" w:hAnsi="Cambria Math"/>
                        <w:i/>
                      </w:rPr>
                    </m:ctrlPr>
                  </m:sSubSupPr>
                  <m:e>
                    <m:r>
                      <w:rPr>
                        <w:rFonts w:ascii="Cambria Math" w:hAnsi="Cambria Math"/>
                      </w:rPr>
                      <m:t>f</m:t>
                    </m:r>
                  </m:e>
                  <m:sub>
                    <m:r>
                      <w:rPr>
                        <w:rFonts w:ascii="Cambria Math" w:hAnsi="Cambria Math"/>
                      </w:rPr>
                      <m:t>MitoPro</m:t>
                    </m:r>
                  </m:sub>
                  <m:sup>
                    <m:r>
                      <w:rPr>
                        <w:rFonts w:ascii="Cambria Math" w:hAnsi="Cambria Math"/>
                      </w:rPr>
                      <m:t>exp</m:t>
                    </m:r>
                  </m:sup>
                </m:sSubSup>
              </m:oMath>
            </m:oMathPara>
          </w:p>
        </w:tc>
        <w:tc>
          <w:tcPr>
            <w:tcW w:w="5338" w:type="dxa"/>
            <w:vAlign w:val="center"/>
          </w:tcPr>
          <w:p w14:paraId="1D32F834" w14:textId="22B3A62A" w:rsidR="00CA54A9" w:rsidRPr="002E1638" w:rsidRDefault="00CA54A9" w:rsidP="009C55FD">
            <w:pPr>
              <w:pStyle w:val="Normalfirstindented"/>
              <w:spacing w:line="240" w:lineRule="auto"/>
              <w:ind w:firstLine="0"/>
              <w:jc w:val="left"/>
            </w:pPr>
            <w:r w:rsidRPr="002E1638">
              <w:t xml:space="preserve">Mitochondrial protein (i.e., set </w:t>
            </w:r>
            <m:oMath>
              <m:r>
                <w:rPr>
                  <w:rFonts w:ascii="Cambria Math" w:hAnsi="Cambria Math"/>
                </w:rPr>
                <m:t>Pr</m:t>
              </m:r>
              <m:sSup>
                <m:sSupPr>
                  <m:ctrlPr>
                    <w:rPr>
                      <w:rFonts w:ascii="Cambria Math" w:hAnsi="Cambria Math"/>
                      <w:i/>
                    </w:rPr>
                  </m:ctrlPr>
                </m:sSupPr>
                <m:e>
                  <m:r>
                    <w:rPr>
                      <w:rFonts w:ascii="Cambria Math" w:hAnsi="Cambria Math"/>
                    </w:rPr>
                    <m:t>o</m:t>
                  </m:r>
                </m:e>
                <m:sup>
                  <m:r>
                    <w:rPr>
                      <w:rFonts w:ascii="Cambria Math" w:hAnsi="Cambria Math"/>
                    </w:rPr>
                    <m:t>Mito</m:t>
                  </m:r>
                </m:sup>
              </m:sSup>
            </m:oMath>
            <w:r w:rsidRPr="002E1638">
              <w:t>) capacity</w:t>
            </w:r>
            <w:r w:rsidR="00E30EF9">
              <w:t xml:space="preserve"> </w:t>
            </w:r>
          </w:p>
        </w:tc>
      </w:tr>
      <w:tr w:rsidR="00CA54A9" w:rsidRPr="002E1638" w14:paraId="573C95E1" w14:textId="77777777" w:rsidTr="008A382D">
        <w:tc>
          <w:tcPr>
            <w:tcW w:w="4838" w:type="dxa"/>
          </w:tcPr>
          <w:p w14:paraId="09AE79C1" w14:textId="77777777" w:rsidR="00CA54A9" w:rsidRPr="002E1638" w:rsidRDefault="00CA54A9" w:rsidP="008A382D">
            <w:pPr>
              <w:pStyle w:val="Caption"/>
            </w:pPr>
            <m:oMathPara>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rRNA</m:t>
                    </m:r>
                  </m:sub>
                </m:sSub>
                <m:sSub>
                  <m:sSubPr>
                    <m:ctrlPr>
                      <w:rPr>
                        <w:rFonts w:ascii="Cambria Math" w:hAnsi="Cambria Math"/>
                        <w:i/>
                      </w:rPr>
                    </m:ctrlPr>
                  </m:sSubPr>
                  <m:e>
                    <m:r>
                      <w:rPr>
                        <w:rFonts w:ascii="Cambria Math" w:hAnsi="Cambria Math"/>
                      </w:rPr>
                      <m:t>ν</m:t>
                    </m:r>
                  </m:e>
                  <m:sub>
                    <m:r>
                      <w:rPr>
                        <w:rFonts w:ascii="Cambria Math" w:hAnsi="Cambria Math"/>
                      </w:rPr>
                      <m:t>rRNA</m:t>
                    </m:r>
                  </m:sub>
                </m:sSub>
                <m:r>
                  <w:rPr>
                    <w:rFonts w:ascii="Cambria Math" w:hAnsi="Cambria Math"/>
                  </w:rPr>
                  <m:t>≤μ</m:t>
                </m:r>
                <m:sSubSup>
                  <m:sSubSupPr>
                    <m:ctrlPr>
                      <w:rPr>
                        <w:rFonts w:ascii="Cambria Math" w:hAnsi="Cambria Math"/>
                        <w:i/>
                      </w:rPr>
                    </m:ctrlPr>
                  </m:sSubSupPr>
                  <m:e>
                    <m:r>
                      <w:rPr>
                        <w:rFonts w:ascii="Cambria Math" w:hAnsi="Cambria Math"/>
                      </w:rPr>
                      <m:t>f</m:t>
                    </m:r>
                  </m:e>
                  <m:sub>
                    <m:r>
                      <w:rPr>
                        <w:rFonts w:ascii="Cambria Math" w:hAnsi="Cambria Math"/>
                      </w:rPr>
                      <m:t>rRNA</m:t>
                    </m:r>
                  </m:sub>
                  <m:sup>
                    <m:r>
                      <w:rPr>
                        <w:rFonts w:ascii="Cambria Math" w:hAnsi="Cambria Math"/>
                      </w:rPr>
                      <m:t>exp</m:t>
                    </m:r>
                  </m:sup>
                </m:sSubSup>
              </m:oMath>
            </m:oMathPara>
          </w:p>
        </w:tc>
        <w:tc>
          <w:tcPr>
            <w:tcW w:w="5338" w:type="dxa"/>
            <w:vAlign w:val="center"/>
          </w:tcPr>
          <w:p w14:paraId="058194F8" w14:textId="77777777" w:rsidR="00CA54A9" w:rsidRPr="002E1638" w:rsidRDefault="00CA54A9" w:rsidP="009C55FD">
            <w:pPr>
              <w:pStyle w:val="Normalfirstindented"/>
              <w:keepNext/>
              <w:spacing w:line="240" w:lineRule="auto"/>
              <w:ind w:firstLine="0"/>
              <w:jc w:val="left"/>
            </w:pPr>
            <w:bookmarkStart w:id="5" w:name="_Ref167362978"/>
            <w:r w:rsidRPr="002E1638">
              <w:t>rRNA capacity</w:t>
            </w:r>
            <w:bookmarkEnd w:id="5"/>
          </w:p>
        </w:tc>
      </w:tr>
      <w:tr w:rsidR="00181B62" w:rsidRPr="002E1638" w14:paraId="2B301A25" w14:textId="77777777" w:rsidTr="008A382D">
        <w:tc>
          <w:tcPr>
            <w:tcW w:w="4838" w:type="dxa"/>
          </w:tcPr>
          <w:p w14:paraId="5D84FBB8" w14:textId="79B1E127" w:rsidR="00181B62" w:rsidRPr="0012105E" w:rsidRDefault="00000000" w:rsidP="00181B62">
            <w:pPr>
              <w:pStyle w:val="Caption"/>
            </w:pPr>
            <m:oMathPara>
              <m:oMath>
                <m:sSub>
                  <m:sSubPr>
                    <m:ctrlPr>
                      <w:rPr>
                        <w:rFonts w:ascii="Cambria Math" w:hAnsi="Cambria Math"/>
                        <w:i/>
                      </w:rPr>
                    </m:ctrlPr>
                  </m:sSubPr>
                  <m:e>
                    <m:r>
                      <w:rPr>
                        <w:rFonts w:ascii="Cambria Math" w:hAnsi="Cambria Math"/>
                      </w:rPr>
                      <m:t>ν</m:t>
                    </m:r>
                  </m:e>
                  <m:sub>
                    <m:r>
                      <w:rPr>
                        <w:rFonts w:ascii="Cambria Math" w:hAnsi="Cambria Math"/>
                      </w:rPr>
                      <m:t>j</m:t>
                    </m:r>
                  </m:sub>
                </m:sSub>
                <m:r>
                  <w:rPr>
                    <w:rFonts w:ascii="Cambria Math" w:hAnsi="Cambria Math"/>
                  </w:rPr>
                  <m:t>μ=</m:t>
                </m:r>
                <m:sSub>
                  <m:sSubPr>
                    <m:ctrlPr>
                      <w:rPr>
                        <w:rFonts w:ascii="Cambria Math" w:hAnsi="Cambria Math"/>
                        <w:i/>
                      </w:rPr>
                    </m:ctrlPr>
                  </m:sSubPr>
                  <m:e>
                    <m:r>
                      <w:rPr>
                        <w:rFonts w:ascii="Cambria Math" w:hAnsi="Cambria Math"/>
                      </w:rPr>
                      <m:t>ν</m:t>
                    </m:r>
                  </m:e>
                  <m:sub>
                    <m:r>
                      <w:rPr>
                        <w:rFonts w:ascii="Cambria Math" w:hAnsi="Cambria Math"/>
                      </w:rPr>
                      <m:t>ENZLOAD,j,enz</m:t>
                    </m:r>
                  </m:sub>
                </m:sSub>
                <m:sSub>
                  <m:sSubPr>
                    <m:ctrlPr>
                      <w:rPr>
                        <w:rFonts w:ascii="Cambria Math" w:hAnsi="Cambria Math"/>
                        <w:i/>
                      </w:rPr>
                    </m:ctrlPr>
                  </m:sSubPr>
                  <m:e>
                    <m:r>
                      <w:rPr>
                        <w:rFonts w:ascii="Cambria Math" w:hAnsi="Cambria Math"/>
                      </w:rPr>
                      <m:t>k</m:t>
                    </m:r>
                  </m:e>
                  <m:sub>
                    <m:r>
                      <w:rPr>
                        <w:rFonts w:ascii="Cambria Math" w:hAnsi="Cambria Math"/>
                      </w:rPr>
                      <m:t>app</m:t>
                    </m:r>
                  </m:sub>
                </m:sSub>
                <m:r>
                  <w:rPr>
                    <w:rFonts w:ascii="Cambria Math" w:eastAsia="Cambria Math" w:hAnsi="Cambria Math" w:cs="Cambria Math"/>
                  </w:rPr>
                  <m:t>,</m:t>
                </m:r>
              </m:oMath>
            </m:oMathPara>
          </w:p>
          <w:p w14:paraId="04033F66" w14:textId="323DA8F9" w:rsidR="00181B62" w:rsidRDefault="00181B62" w:rsidP="00181B62">
            <w:pPr>
              <w:pStyle w:val="Caption"/>
              <w:rPr>
                <w:rFonts w:eastAsia="Times New Roman"/>
              </w:rPr>
            </w:pPr>
            <m:oMathPara>
              <m:oMath>
                <m:r>
                  <w:rPr>
                    <w:rFonts w:ascii="Cambria Math" w:eastAsia="Cambria Math" w:hAnsi="Cambria Math" w:cs="Cambria Math"/>
                  </w:rPr>
                  <m:t xml:space="preserve"> ∀</m:t>
                </m:r>
                <m:r>
                  <m:rPr>
                    <m:nor/>
                  </m:rPr>
                  <w:rPr>
                    <w:rFonts w:ascii="Cambria Math" w:eastAsia="Cambria Math" w:hAnsi="Cambria Math" w:cs="Cambria Math"/>
                  </w:rPr>
                  <m:t xml:space="preserve"> </m:t>
                </m:r>
                <m:r>
                  <m:rPr>
                    <m:nor/>
                  </m:rPr>
                  <w:rPr>
                    <w:rFonts w:ascii="Cambria Math" w:eastAsia="Cambria Math" w:hAnsi="Cambria Math" w:cs="Cambria Math"/>
                    <w:i/>
                    <w:iCs w:val="0"/>
                  </w:rPr>
                  <m:t>enz</m:t>
                </m:r>
                <m:r>
                  <w:rPr>
                    <w:rFonts w:ascii="Cambria Math" w:eastAsia="Cambria Math" w:hAnsi="Cambria Math" w:cs="Cambria Math"/>
                  </w:rPr>
                  <m:t>∈</m:t>
                </m:r>
                <m:r>
                  <w:rPr>
                    <w:rFonts w:ascii="Cambria Math" w:hAnsi="Cambria Math"/>
                  </w:rPr>
                  <m:t>Enz</m:t>
                </m:r>
              </m:oMath>
            </m:oMathPara>
          </w:p>
        </w:tc>
        <w:tc>
          <w:tcPr>
            <w:tcW w:w="5338" w:type="dxa"/>
            <w:vAlign w:val="center"/>
          </w:tcPr>
          <w:p w14:paraId="0BA3EFB8" w14:textId="266F458A" w:rsidR="00181B62" w:rsidRPr="002E1638" w:rsidRDefault="00181B62" w:rsidP="009C55FD">
            <w:pPr>
              <w:pStyle w:val="Normalfirstindented"/>
              <w:keepNext/>
              <w:spacing w:line="240" w:lineRule="auto"/>
              <w:ind w:firstLine="0"/>
              <w:jc w:val="left"/>
            </w:pPr>
            <w:r>
              <w:t>Reaction-enzyme coupling</w:t>
            </w:r>
          </w:p>
        </w:tc>
      </w:tr>
      <w:tr w:rsidR="001302F1" w:rsidRPr="002E1638" w14:paraId="61942F4F" w14:textId="77777777" w:rsidTr="008A382D">
        <w:tc>
          <w:tcPr>
            <w:tcW w:w="4838" w:type="dxa"/>
          </w:tcPr>
          <w:p w14:paraId="70184FE4" w14:textId="27D28A23" w:rsidR="001302F1" w:rsidRDefault="00000000" w:rsidP="001302F1">
            <w:pPr>
              <w:pStyle w:val="Caption"/>
              <w:rPr>
                <w:rFonts w:eastAsia="Times New Roman"/>
              </w:rPr>
            </w:pPr>
            <m:oMathPara>
              <m:oMath>
                <m:sSub>
                  <m:sSubPr>
                    <m:ctrlPr>
                      <w:rPr>
                        <w:rFonts w:ascii="Cambria Math" w:hAnsi="Cambria Math"/>
                        <w:i/>
                      </w:rPr>
                    </m:ctrlPr>
                  </m:sSubPr>
                  <m:e>
                    <m:r>
                      <w:rPr>
                        <w:rFonts w:ascii="Cambria Math" w:hAnsi="Cambria Math"/>
                      </w:rPr>
                      <m:t>ν</m:t>
                    </m:r>
                  </m:e>
                  <m:sub>
                    <m:r>
                      <w:rPr>
                        <w:rFonts w:ascii="Cambria Math" w:hAnsi="Cambria Math"/>
                      </w:rPr>
                      <m:t>pro</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ν</m:t>
                        </m:r>
                      </m:e>
                      <m:sub>
                        <m:r>
                          <w:rPr>
                            <w:rFonts w:ascii="Cambria Math" w:hAnsi="Cambria Math"/>
                          </w:rPr>
                          <m:t>pro</m:t>
                        </m:r>
                      </m:sub>
                      <m:sup>
                        <m:r>
                          <w:rPr>
                            <w:rFonts w:ascii="Cambria Math" w:hAnsi="Cambria Math"/>
                          </w:rPr>
                          <m:t>prowaste,kapp</m:t>
                        </m:r>
                      </m:sup>
                    </m:sSubSup>
                  </m:num>
                  <m:den>
                    <m:sSubSup>
                      <m:sSubSupPr>
                        <m:ctrlPr>
                          <w:rPr>
                            <w:rFonts w:ascii="Cambria Math" w:hAnsi="Cambria Math"/>
                            <w:i/>
                          </w:rPr>
                        </m:ctrlPr>
                      </m:sSubSupPr>
                      <m:e>
                        <m:r>
                          <w:rPr>
                            <w:rFonts w:ascii="Cambria Math" w:hAnsi="Cambria Math"/>
                          </w:rPr>
                          <m:t>f</m:t>
                        </m:r>
                      </m:e>
                      <m:sub>
                        <m:r>
                          <w:rPr>
                            <w:rFonts w:ascii="Cambria Math" w:hAnsi="Cambria Math"/>
                          </w:rPr>
                          <m:t>Protein</m:t>
                        </m:r>
                      </m:sub>
                      <m:sup>
                        <m:r>
                          <w:rPr>
                            <w:rFonts w:ascii="Cambria Math" w:hAnsi="Cambria Math"/>
                          </w:rPr>
                          <m:t>exp</m:t>
                        </m:r>
                      </m:sup>
                    </m:sSubSup>
                    <m:sSup>
                      <m:sSupPr>
                        <m:ctrlPr>
                          <w:rPr>
                            <w:rFonts w:ascii="Cambria Math" w:hAnsi="Cambria Math"/>
                            <w:i/>
                          </w:rPr>
                        </m:ctrlPr>
                      </m:sSupPr>
                      <m:e>
                        <m:r>
                          <w:rPr>
                            <w:rFonts w:ascii="Cambria Math" w:hAnsi="Cambria Math"/>
                          </w:rPr>
                          <m:t>μ</m:t>
                        </m:r>
                      </m:e>
                      <m:sup>
                        <m:r>
                          <w:rPr>
                            <w:rFonts w:ascii="Cambria Math" w:hAnsi="Cambria Math"/>
                          </w:rPr>
                          <m:t>exp</m:t>
                        </m:r>
                      </m:sup>
                    </m:sSup>
                  </m:den>
                </m:f>
                <m:r>
                  <w:rPr>
                    <w:rFonts w:ascii="Cambria Math" w:hAnsi="Cambria Math"/>
                  </w:rPr>
                  <m:t xml:space="preserve">, </m:t>
                </m:r>
                <m:r>
                  <w:rPr>
                    <w:rFonts w:ascii="Cambria Math" w:eastAsia="Cambria Math" w:hAnsi="Cambria Math" w:cs="Cambria Math"/>
                  </w:rPr>
                  <m:t>∀</m:t>
                </m:r>
                <m:r>
                  <m:rPr>
                    <m:nor/>
                  </m:rPr>
                  <w:rPr>
                    <w:rFonts w:ascii="Cambria Math" w:eastAsia="Cambria Math" w:hAnsi="Cambria Math" w:cs="Cambria Math"/>
                  </w:rPr>
                  <m:t xml:space="preserve"> </m:t>
                </m:r>
                <m:r>
                  <m:rPr>
                    <m:nor/>
                  </m:rPr>
                  <w:rPr>
                    <w:rFonts w:ascii="Cambria Math" w:eastAsia="Cambria Math" w:hAnsi="Cambria Math" w:cs="Cambria Math"/>
                    <w:i/>
                    <w:iCs w:val="0"/>
                  </w:rPr>
                  <m:t>pro</m:t>
                </m:r>
                <m:r>
                  <w:rPr>
                    <w:rFonts w:ascii="Cambria Math" w:eastAsia="Cambria Math" w:hAnsi="Cambria Math" w:cs="Cambria Math"/>
                  </w:rPr>
                  <m:t>∈</m:t>
                </m:r>
                <m:r>
                  <w:rPr>
                    <w:rFonts w:ascii="Cambria Math" w:hAnsi="Cambria Math"/>
                  </w:rPr>
                  <m:t>Pro</m:t>
                </m:r>
              </m:oMath>
            </m:oMathPara>
          </w:p>
        </w:tc>
        <w:tc>
          <w:tcPr>
            <w:tcW w:w="5338" w:type="dxa"/>
            <w:vAlign w:val="center"/>
          </w:tcPr>
          <w:p w14:paraId="6FBDDB55" w14:textId="28C1D9B7" w:rsidR="001302F1" w:rsidRDefault="001302F1" w:rsidP="001302F1">
            <w:pPr>
              <w:pStyle w:val="Normalfirstindented"/>
              <w:keepNext/>
              <w:spacing w:line="240" w:lineRule="auto"/>
              <w:ind w:firstLine="0"/>
              <w:jc w:val="left"/>
            </w:pPr>
            <w:r>
              <w:t>Minimum protein from s</w:t>
            </w:r>
            <w:r w:rsidR="003155BE">
              <w:t>ink</w:t>
            </w:r>
            <w:r>
              <w:t xml:space="preserve"> (MPFS) constraints</w:t>
            </w:r>
            <w:r w:rsidR="003155BE">
              <w:t xml:space="preserve">, using the “protein wasting” sink fluxes from the last step of </w:t>
            </w:r>
            <m:oMath>
              <m:sSub>
                <m:sSubPr>
                  <m:ctrlPr>
                    <w:rPr>
                      <w:rFonts w:ascii="Cambria Math" w:hAnsi="Cambria Math"/>
                      <w:i/>
                    </w:rPr>
                  </m:ctrlPr>
                </m:sSubPr>
                <m:e>
                  <m:r>
                    <w:rPr>
                      <w:rFonts w:ascii="Cambria Math" w:hAnsi="Cambria Math"/>
                    </w:rPr>
                    <m:t>k</m:t>
                  </m:r>
                </m:e>
                <m:sub>
                  <m:r>
                    <w:rPr>
                      <w:rFonts w:ascii="Cambria Math" w:hAnsi="Cambria Math"/>
                    </w:rPr>
                    <m:t>app</m:t>
                  </m:r>
                </m:sub>
              </m:sSub>
            </m:oMath>
            <w:r w:rsidR="003155BE">
              <w:t xml:space="preserve"> calculations (i.e., </w:t>
            </w:r>
            <m:oMath>
              <m:sSubSup>
                <m:sSubSupPr>
                  <m:ctrlPr>
                    <w:rPr>
                      <w:rFonts w:ascii="Cambria Math" w:hAnsi="Cambria Math"/>
                      <w:i/>
                    </w:rPr>
                  </m:ctrlPr>
                </m:sSubSupPr>
                <m:e>
                  <m:r>
                    <w:rPr>
                      <w:rFonts w:ascii="Cambria Math" w:hAnsi="Cambria Math"/>
                    </w:rPr>
                    <m:t>ν</m:t>
                  </m:r>
                </m:e>
                <m:sub>
                  <m:r>
                    <w:rPr>
                      <w:rFonts w:ascii="Cambria Math" w:hAnsi="Cambria Math"/>
                    </w:rPr>
                    <m:t>pro</m:t>
                  </m:r>
                </m:sub>
                <m:sup>
                  <m:r>
                    <w:rPr>
                      <w:rFonts w:ascii="Cambria Math" w:hAnsi="Cambria Math"/>
                    </w:rPr>
                    <m:t>prowaste,kapp</m:t>
                  </m:r>
                </m:sup>
              </m:sSubSup>
            </m:oMath>
            <w:r w:rsidR="003155BE">
              <w:t>)</w:t>
            </w:r>
          </w:p>
        </w:tc>
      </w:tr>
      <w:tr w:rsidR="00B361A5" w:rsidRPr="002E1638" w14:paraId="72FC9BED" w14:textId="77777777" w:rsidTr="008A382D">
        <w:tc>
          <w:tcPr>
            <w:tcW w:w="4838" w:type="dxa"/>
          </w:tcPr>
          <w:p w14:paraId="4A36D8FD" w14:textId="2699B5D1" w:rsidR="00B361A5" w:rsidRDefault="00000000" w:rsidP="001302F1">
            <w:pPr>
              <w:pStyle w:val="Caption"/>
              <w:rPr>
                <w:rFonts w:eastAsia="Times New Roman"/>
              </w:rPr>
            </w:pPr>
            <m:oMathPara>
              <m:oMath>
                <m:sSubSup>
                  <m:sSubSupPr>
                    <m:ctrlPr>
                      <w:rPr>
                        <w:rFonts w:ascii="Cambria Math" w:hAnsi="Cambria Math"/>
                        <w:i/>
                      </w:rPr>
                    </m:ctrlPr>
                  </m:sSubSupPr>
                  <m:e>
                    <m:r>
                      <w:rPr>
                        <w:rFonts w:ascii="Cambria Math" w:hAnsi="Cambria Math"/>
                      </w:rPr>
                      <m:t>ν</m:t>
                    </m:r>
                  </m:e>
                  <m:sub>
                    <m:r>
                      <w:rPr>
                        <w:rFonts w:ascii="Cambria Math" w:hAnsi="Cambria Math"/>
                      </w:rPr>
                      <m:t>pro</m:t>
                    </m:r>
                  </m:sub>
                  <m:sup>
                    <m:r>
                      <w:rPr>
                        <w:rFonts w:ascii="Cambria Math" w:hAnsi="Cambria Math"/>
                      </w:rPr>
                      <m:t>prowaste</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ν</m:t>
                        </m:r>
                      </m:e>
                      <m:sub>
                        <m:r>
                          <w:rPr>
                            <w:rFonts w:ascii="Cambria Math" w:hAnsi="Cambria Math"/>
                          </w:rPr>
                          <m:t>pro</m:t>
                        </m:r>
                      </m:sub>
                      <m:sup>
                        <m:r>
                          <w:rPr>
                            <w:rFonts w:ascii="Cambria Math" w:hAnsi="Cambria Math"/>
                          </w:rPr>
                          <m:t>prowaste,kapp</m:t>
                        </m:r>
                      </m:sup>
                    </m:sSubSup>
                  </m:num>
                  <m:den>
                    <m:sSubSup>
                      <m:sSubSupPr>
                        <m:ctrlPr>
                          <w:rPr>
                            <w:rFonts w:ascii="Cambria Math" w:hAnsi="Cambria Math"/>
                            <w:i/>
                          </w:rPr>
                        </m:ctrlPr>
                      </m:sSubSupPr>
                      <m:e>
                        <m:r>
                          <w:rPr>
                            <w:rFonts w:ascii="Cambria Math" w:hAnsi="Cambria Math"/>
                          </w:rPr>
                          <m:t>f</m:t>
                        </m:r>
                      </m:e>
                      <m:sub>
                        <m:r>
                          <w:rPr>
                            <w:rFonts w:ascii="Cambria Math" w:hAnsi="Cambria Math"/>
                          </w:rPr>
                          <m:t>Protein</m:t>
                        </m:r>
                      </m:sub>
                      <m:sup>
                        <m:r>
                          <w:rPr>
                            <w:rFonts w:ascii="Cambria Math" w:hAnsi="Cambria Math"/>
                          </w:rPr>
                          <m:t>exp</m:t>
                        </m:r>
                      </m:sup>
                    </m:sSubSup>
                    <m:sSup>
                      <m:sSupPr>
                        <m:ctrlPr>
                          <w:rPr>
                            <w:rFonts w:ascii="Cambria Math" w:hAnsi="Cambria Math"/>
                            <w:i/>
                          </w:rPr>
                        </m:ctrlPr>
                      </m:sSupPr>
                      <m:e>
                        <m:r>
                          <w:rPr>
                            <w:rFonts w:ascii="Cambria Math" w:hAnsi="Cambria Math"/>
                          </w:rPr>
                          <m:t>μ</m:t>
                        </m:r>
                      </m:e>
                      <m:sup>
                        <m:r>
                          <w:rPr>
                            <w:rFonts w:ascii="Cambria Math" w:hAnsi="Cambria Math"/>
                          </w:rPr>
                          <m:t>exp</m:t>
                        </m:r>
                      </m:sup>
                    </m:sSup>
                  </m:den>
                </m:f>
                <m:r>
                  <w:rPr>
                    <w:rFonts w:ascii="Cambria Math" w:hAnsi="Cambria Math"/>
                  </w:rPr>
                  <m:t xml:space="preserve">, </m:t>
                </m:r>
                <m:r>
                  <w:rPr>
                    <w:rFonts w:ascii="Cambria Math" w:eastAsia="Cambria Math" w:hAnsi="Cambria Math" w:cs="Cambria Math"/>
                  </w:rPr>
                  <m:t>∀</m:t>
                </m:r>
                <m:r>
                  <m:rPr>
                    <m:nor/>
                  </m:rPr>
                  <w:rPr>
                    <w:rFonts w:ascii="Cambria Math" w:eastAsia="Cambria Math" w:hAnsi="Cambria Math" w:cs="Cambria Math"/>
                  </w:rPr>
                  <m:t xml:space="preserve"> </m:t>
                </m:r>
                <m:r>
                  <m:rPr>
                    <m:nor/>
                  </m:rPr>
                  <w:rPr>
                    <w:rFonts w:ascii="Cambria Math" w:eastAsia="Cambria Math" w:hAnsi="Cambria Math" w:cs="Cambria Math"/>
                    <w:i/>
                    <w:iCs w:val="0"/>
                  </w:rPr>
                  <m:t>pro</m:t>
                </m:r>
                <m:r>
                  <w:rPr>
                    <w:rFonts w:ascii="Cambria Math" w:eastAsia="Cambria Math" w:hAnsi="Cambria Math" w:cs="Cambria Math"/>
                  </w:rPr>
                  <m:t>∈</m:t>
                </m:r>
                <m:r>
                  <w:rPr>
                    <w:rFonts w:ascii="Cambria Math" w:hAnsi="Cambria Math"/>
                  </w:rPr>
                  <m:t>Pro</m:t>
                </m:r>
              </m:oMath>
            </m:oMathPara>
          </w:p>
        </w:tc>
        <w:tc>
          <w:tcPr>
            <w:tcW w:w="5338" w:type="dxa"/>
            <w:vAlign w:val="center"/>
          </w:tcPr>
          <w:p w14:paraId="352F4F29" w14:textId="1AA6A2FA" w:rsidR="00B361A5" w:rsidRDefault="00B361A5" w:rsidP="001302F1">
            <w:pPr>
              <w:pStyle w:val="Normalfirstindented"/>
              <w:keepNext/>
              <w:spacing w:line="240" w:lineRule="auto"/>
              <w:ind w:firstLine="0"/>
              <w:jc w:val="left"/>
            </w:pPr>
            <w:r>
              <w:t xml:space="preserve">Protein sink fluxes (i.e., </w:t>
            </w:r>
            <m:oMath>
              <m:sSubSup>
                <m:sSubSupPr>
                  <m:ctrlPr>
                    <w:rPr>
                      <w:rFonts w:ascii="Cambria Math" w:hAnsi="Cambria Math"/>
                      <w:i/>
                    </w:rPr>
                  </m:ctrlPr>
                </m:sSubSupPr>
                <m:e>
                  <m:r>
                    <w:rPr>
                      <w:rFonts w:ascii="Cambria Math" w:hAnsi="Cambria Math"/>
                    </w:rPr>
                    <m:t>ν</m:t>
                  </m:r>
                </m:e>
                <m:sub>
                  <m:r>
                    <w:rPr>
                      <w:rFonts w:ascii="Cambria Math" w:hAnsi="Cambria Math"/>
                    </w:rPr>
                    <m:t>pro</m:t>
                  </m:r>
                </m:sub>
                <m:sup>
                  <m:r>
                    <w:rPr>
                      <w:rFonts w:ascii="Cambria Math" w:hAnsi="Cambria Math"/>
                    </w:rPr>
                    <m:t>prowaste</m:t>
                  </m:r>
                </m:sup>
              </m:sSubSup>
            </m:oMath>
            <w:r>
              <w:t xml:space="preserve">) limited to their values from </w:t>
            </w:r>
            <m:oMath>
              <m:sSub>
                <m:sSubPr>
                  <m:ctrlPr>
                    <w:rPr>
                      <w:rFonts w:ascii="Cambria Math" w:hAnsi="Cambria Math"/>
                      <w:i/>
                    </w:rPr>
                  </m:ctrlPr>
                </m:sSubPr>
                <m:e>
                  <m:r>
                    <w:rPr>
                      <w:rFonts w:ascii="Cambria Math" w:hAnsi="Cambria Math"/>
                    </w:rPr>
                    <m:t>k</m:t>
                  </m:r>
                </m:e>
                <m:sub>
                  <m:r>
                    <w:rPr>
                      <w:rFonts w:ascii="Cambria Math" w:hAnsi="Cambria Math"/>
                    </w:rPr>
                    <m:t>app</m:t>
                  </m:r>
                </m:sub>
              </m:sSub>
            </m:oMath>
            <w:r>
              <w:t xml:space="preserve"> calculations</w:t>
            </w:r>
          </w:p>
        </w:tc>
      </w:tr>
    </w:tbl>
    <w:p w14:paraId="6E193EA8" w14:textId="67702031" w:rsidR="003952F9" w:rsidRPr="00BE1C1B" w:rsidRDefault="000C600F" w:rsidP="00293159">
      <w:pPr>
        <w:pStyle w:val="Heading1withoutnumber"/>
        <w:numPr>
          <w:ilvl w:val="0"/>
          <w:numId w:val="2"/>
        </w:numPr>
      </w:pPr>
      <w:r>
        <w:t>Updated GSM model</w:t>
      </w:r>
    </w:p>
    <w:p w14:paraId="07920186" w14:textId="512B5C9B" w:rsidR="00293159" w:rsidRPr="002E1638" w:rsidRDefault="00293159" w:rsidP="00293159">
      <w:r w:rsidRPr="002E1638">
        <w:t xml:space="preserve">While preparing the RBA model, updates to the existing RT GSM model were first identified and implemented. The updated base stoichiometric model, </w:t>
      </w:r>
      <w:r w:rsidRPr="00B52741">
        <w:rPr>
          <w:i/>
        </w:rPr>
        <w:t>iRhto</w:t>
      </w:r>
      <w:r w:rsidRPr="00B52741">
        <w:t>1120 contains 2,</w:t>
      </w:r>
      <w:r w:rsidR="00076CF7">
        <w:t>320</w:t>
      </w:r>
      <w:r w:rsidRPr="00B52741">
        <w:t xml:space="preserve"> reactions and 1,120 ge</w:t>
      </w:r>
      <w:r w:rsidRPr="002E1638">
        <w:t xml:space="preserve">nes, compared to the 2,204 reactions and 1,108 genes in the published model </w:t>
      </w:r>
      <w:r w:rsidRPr="002E1638">
        <w:rPr>
          <w:i/>
        </w:rPr>
        <w:t>iRhto</w:t>
      </w:r>
      <w:r w:rsidRPr="002E1638">
        <w:t xml:space="preserve">1108 </w:t>
      </w:r>
      <w:r w:rsidRPr="002E1638">
        <w:fldChar w:fldCharType="begin">
          <w:fldData xml:space="preserve">PEVuZE5vdGU+PENpdGU+PEF1dGhvcj5EaW5oPC9BdXRob3I+PFllYXI+MjAxOTwvWWVhcj48UmVj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</w:fldData>
        </w:fldChar>
      </w:r>
      <w:r w:rsidR="000A3F53">
        <w:instrText xml:space="preserve"> ADDIN EN.CITE </w:instrText>
      </w:r>
      <w:r w:rsidR="000A3F53">
        <w:fldChar w:fldCharType="begin">
          <w:fldData xml:space="preserve">PEVuZE5vdGU+PENpdGU+PEF1dGhvcj5EaW5oPC9BdXRob3I+PFllYXI+MjAxOTwvWWVhcj48UmVj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</w:fldData>
        </w:fldChar>
      </w:r>
      <w:r w:rsidR="000A3F53">
        <w:instrText xml:space="preserve"> ADDIN EN.CITE.DATA </w:instrText>
      </w:r>
      <w:r w:rsidR="000A3F53">
        <w:fldChar w:fldCharType="end"/>
      </w:r>
      <w:r w:rsidRPr="002E1638">
        <w:fldChar w:fldCharType="separate"/>
      </w:r>
      <w:r w:rsidR="000A3F53">
        <w:rPr>
          <w:noProof/>
        </w:rPr>
        <w:t>(Dinh et al., 2019)</w:t>
      </w:r>
      <w:r w:rsidRPr="002E1638">
        <w:fldChar w:fldCharType="end"/>
      </w:r>
      <w:r w:rsidRPr="002E1638">
        <w:t xml:space="preserve">. Aside from extensive additions to annotations and other meta-data, key changes to the model are illustrated in </w:t>
      </w:r>
      <w:ins w:id="6" w:author="Mooney, Eric James" w:date="2025-09-24T14:42:00Z" w16du:dateUtc="2025-09-24T18:42:00Z">
        <w:r w:rsidR="00DA516C">
          <w:fldChar w:fldCharType="begin"/>
        </w:r>
        <w:r w:rsidR="00DA516C">
          <w:instrText xml:space="preserve"> REF _Ref209617291 \h </w:instrText>
        </w:r>
      </w:ins>
      <w:ins w:id="7" w:author="Mooney, Eric James" w:date="2025-09-24T14:42:00Z" w16du:dateUtc="2025-09-24T18:42:00Z">
        <w:r w:rsidR="00DA516C">
          <w:fldChar w:fldCharType="separate"/>
        </w:r>
        <w:r w:rsidR="00DA516C">
          <w:t>Fig. S</w:t>
        </w:r>
        <w:r w:rsidR="00DA516C">
          <w:rPr>
            <w:noProof/>
          </w:rPr>
          <w:t>1</w:t>
        </w:r>
        <w:r w:rsidR="00DA516C">
          <w:fldChar w:fldCharType="end"/>
        </w:r>
      </w:ins>
      <w:del w:id="8" w:author="Mooney, Eric James" w:date="2025-09-24T14:41:00Z" w16du:dateUtc="2025-09-24T18:41:00Z">
        <w:r w:rsidRPr="002E1638" w:rsidDel="00DA516C">
          <w:fldChar w:fldCharType="begin"/>
        </w:r>
        <w:r w:rsidRPr="002E1638" w:rsidDel="00DA516C">
          <w:delInstrText xml:space="preserve"> REF _Ref163735251 \h  \* MERGEFORMAT </w:delInstrText>
        </w:r>
        <w:r w:rsidRPr="002E1638" w:rsidDel="00DA516C">
          <w:fldChar w:fldCharType="separate"/>
        </w:r>
      </w:del>
      <w:del w:id="9" w:author="Mooney, Eric James" w:date="2025-09-24T14:33:00Z" w16du:dateUtc="2025-09-24T18:33:00Z">
        <w:r w:rsidRPr="002E1638" w:rsidDel="00DA516C">
          <w:delText>Fig. 2</w:delText>
        </w:r>
      </w:del>
      <w:del w:id="10" w:author="Mooney, Eric James" w:date="2025-09-24T14:41:00Z" w16du:dateUtc="2025-09-24T18:41:00Z">
        <w:r w:rsidRPr="002E1638" w:rsidDel="00DA516C">
          <w:fldChar w:fldCharType="end"/>
        </w:r>
        <w:r w:rsidRPr="002E1638" w:rsidDel="00DA516C">
          <w:delText xml:space="preserve"> </w:delText>
        </w:r>
      </w:del>
      <w:r w:rsidR="00506FCA">
        <w:t xml:space="preserve"> </w:t>
      </w:r>
      <w:r w:rsidRPr="002E1638">
        <w:t>and fall into 3 categories: reaction removals, additions, and modifications. Fatty acid degradation,</w:t>
      </w:r>
      <w:r w:rsidRPr="002E1638" w:rsidDel="00E41103">
        <w:t xml:space="preserve"> </w:t>
      </w:r>
      <w:r w:rsidRPr="002E1638">
        <w:t>especially in the peroxisome and mitochondria,</w:t>
      </w:r>
      <w:r w:rsidRPr="002E1638" w:rsidDel="00E41103">
        <w:t xml:space="preserve"> </w:t>
      </w:r>
      <w:r w:rsidRPr="002E1638">
        <w:t xml:space="preserve">was </w:t>
      </w:r>
      <w:r w:rsidRPr="00433679">
        <w:t>described</w:t>
      </w:r>
      <w:r w:rsidRPr="002E1638">
        <w:t xml:space="preserve"> in greater detail by adding 79 reactions and removing 33 lumped ones, replacing mitochondrial reactions with peroxisomal ones. The model now includes gene </w:t>
      </w:r>
      <w:r w:rsidRPr="002E1638">
        <w:rPr>
          <w:i/>
        </w:rPr>
        <w:t>coq4</w:t>
      </w:r>
      <w:r w:rsidRPr="002E1638">
        <w:t>, which encodes an enzyme that catalyzes two cytoplasmic FMN reductase reactions (one using NADPH, the other using NADH). Both reactions were added to make the cofactor FMNH</w:t>
      </w:r>
      <w:r w:rsidRPr="002E1638">
        <w:rPr>
          <w:vertAlign w:val="subscript"/>
        </w:rPr>
        <w:t>2</w:t>
      </w:r>
      <w:r w:rsidRPr="002E1638">
        <w:t>. Other modifications include adding spontaneous ADP hydrolysis reactions in the cytosol and mitochondria (to convert ADP to</w:t>
      </w:r>
      <w:r w:rsidRPr="002E1638" w:rsidDel="003D654F">
        <w:t xml:space="preserve"> </w:t>
      </w:r>
      <w:r w:rsidRPr="002E1638">
        <w:t>AMP), as well as reactions transporting Cu</w:t>
      </w:r>
      <w:r w:rsidRPr="002E1638">
        <w:rPr>
          <w:vertAlign w:val="superscript"/>
        </w:rPr>
        <w:t>2+</w:t>
      </w:r>
      <w:r w:rsidRPr="002E1638">
        <w:t xml:space="preserve"> and Fe</w:t>
      </w:r>
      <w:r w:rsidRPr="002E1638">
        <w:rPr>
          <w:vertAlign w:val="superscript"/>
        </w:rPr>
        <w:t>3+</w:t>
      </w:r>
      <w:r w:rsidRPr="002E1638">
        <w:t xml:space="preserve"> via ion </w:t>
      </w:r>
      <w:r w:rsidRPr="002E1638">
        <w:lastRenderedPageBreak/>
        <w:t xml:space="preserve">channels into the </w:t>
      </w:r>
      <w:r w:rsidRPr="00B52741">
        <w:t>mitochondria for use as cofactors. In total, 1</w:t>
      </w:r>
      <w:r>
        <w:t>50</w:t>
      </w:r>
      <w:r w:rsidRPr="00B52741">
        <w:t xml:space="preserve"> and 87 reactions were added </w:t>
      </w:r>
      <w:r>
        <w:t>and</w:t>
      </w:r>
      <w:r w:rsidRPr="00B52741">
        <w:t xml:space="preserve"> removed, respectively, to form </w:t>
      </w:r>
      <w:r w:rsidRPr="00B52741">
        <w:rPr>
          <w:i/>
        </w:rPr>
        <w:t>iRhto</w:t>
      </w:r>
      <w:r w:rsidRPr="00B52741">
        <w:t>1120</w:t>
      </w:r>
      <w:r w:rsidRPr="002E1638">
        <w:t xml:space="preserve">. </w:t>
      </w:r>
    </w:p>
    <w:p w14:paraId="075113B3" w14:textId="3DAB4087" w:rsidR="00293159" w:rsidRDefault="00293159" w:rsidP="00293159">
      <w:pPr>
        <w:pStyle w:val="Normalfirstindented"/>
      </w:pPr>
      <w:r w:rsidRPr="002E1638">
        <w:t>The updated model better accounts for carbon flux apportioning. Five reactions (phosphoketolase, 3-deoxy-D-arabino-heptulosonate 7-phosphate synthetase, xylulokinase, xylose isomerase, NH</w:t>
      </w:r>
      <w:r w:rsidRPr="002E1638">
        <w:rPr>
          <w:vertAlign w:val="subscript"/>
        </w:rPr>
        <w:t>3</w:t>
      </w:r>
      <w:r w:rsidRPr="002E1638">
        <w:t xml:space="preserve">-dependent CTP synthase) mainly involved in xylose metabolism were made inactive under carbon-limited growth, to better reflect </w:t>
      </w:r>
      <w:r w:rsidRPr="002E1638">
        <w:rPr>
          <w:i/>
        </w:rPr>
        <w:t>in vivo</w:t>
      </w:r>
      <w:r w:rsidRPr="002E1638">
        <w:t xml:space="preserve"> observations </w:t>
      </w:r>
      <w:r w:rsidRPr="002E1638">
        <w:fldChar w:fldCharType="begin">
          <w:fldData xml:space="preserve">PEVuZE5vdGU+PENpdGU+PEF1dGhvcj5KYWd0YXA8L0F1dGhvcj48WWVhcj4yMDIxPC9ZZWFyPjxS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</w:fldData>
        </w:fldChar>
      </w:r>
      <w:r w:rsidR="000A3F53">
        <w:instrText xml:space="preserve"> ADDIN EN.CITE </w:instrText>
      </w:r>
      <w:r w:rsidR="000A3F53">
        <w:fldChar w:fldCharType="begin">
          <w:fldData xml:space="preserve">PEVuZE5vdGU+PENpdGU+PEF1dGhvcj5KYWd0YXA8L0F1dGhvcj48WWVhcj4yMDIxPC9ZZWFyPjxS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</w:fldData>
        </w:fldChar>
      </w:r>
      <w:r w:rsidR="000A3F53">
        <w:instrText xml:space="preserve"> ADDIN EN.CITE.DATA </w:instrText>
      </w:r>
      <w:r w:rsidR="000A3F53">
        <w:fldChar w:fldCharType="end"/>
      </w:r>
      <w:r w:rsidRPr="002E1638">
        <w:fldChar w:fldCharType="separate"/>
      </w:r>
      <w:r w:rsidR="000A3F53">
        <w:rPr>
          <w:noProof/>
        </w:rPr>
        <w:t>(Adamczyk et al., 2023; Jagtap et al., 2021; Papini et al., 2012)</w:t>
      </w:r>
      <w:r w:rsidRPr="002E1638">
        <w:fldChar w:fldCharType="end"/>
      </w:r>
      <w:r w:rsidRPr="002E1638">
        <w:t>. Two other reactions (</w:t>
      </w:r>
      <w:r w:rsidRPr="002E1638">
        <w:rPr>
          <w:smallCaps/>
        </w:rPr>
        <w:t>l</w:t>
      </w:r>
      <w:r w:rsidRPr="002E1638">
        <w:t xml:space="preserve">-arabinitol 4-dehydrogenase and NADH-dependent xylulose reductase) were made inactive under carbon-limited conditions since they lacked evidence supporting their activity. Likewise, five acyl-CoA oxidase reactions involved in fatty acid degradation were made inactive to reflect RT’s preference for oxidizing short- and medium-chain fatty acids in the mitochondria. </w:t>
      </w:r>
    </w:p>
    <w:p w14:paraId="0106742F" w14:textId="0A8D4424" w:rsidR="00FA5813" w:rsidRPr="002E1638" w:rsidRDefault="00FA5813" w:rsidP="00293159">
      <w:pPr>
        <w:pStyle w:val="Normalfirstindented"/>
      </w:pPr>
      <w:r>
        <w:t xml:space="preserve">Furthermore, an updated version of yeastGEM_hvd was developed, to align it more with the reaction directionalities identified while developing scRBA. </w:t>
      </w:r>
      <w:r w:rsidR="0040616A">
        <w:t>The updated GSM model is available at</w:t>
      </w:r>
      <w:r w:rsidR="00AF7544">
        <w:t xml:space="preserve"> </w:t>
      </w:r>
      <w:hyperlink r:id="rId6" w:history="1">
        <w:r w:rsidR="00337C86" w:rsidRPr="00AD186F">
          <w:rPr>
            <w:rStyle w:val="Hyperlink"/>
          </w:rPr>
          <w:t>https://github.com/EarthToMooney/scRBA/blob/main/build_model/input/GSM_iSace1144_rba.json</w:t>
        </w:r>
      </w:hyperlink>
      <w:r w:rsidR="0040616A">
        <w:t xml:space="preserve">. The majority of these changes involve changing reaction reversibility. </w:t>
      </w:r>
    </w:p>
    <w:p w14:paraId="4C6D7F56" w14:textId="77777777" w:rsidR="00293159" w:rsidRPr="002E1638" w:rsidRDefault="00293159" w:rsidP="00293159">
      <w:pPr>
        <w:spacing w:line="240" w:lineRule="auto"/>
      </w:pPr>
      <w:r w:rsidRPr="002E1638">
        <w:rPr>
          <w:noProof/>
          <w14:ligatures w14:val="standardContextual"/>
        </w:rPr>
        <w:lastRenderedPageBreak/>
        <w:drawing>
          <wp:inline distT="0" distB="0" distL="0" distR="0" wp14:anchorId="3022B761" wp14:editId="0579A03C">
            <wp:extent cx="5910905" cy="7425055"/>
            <wp:effectExtent l="0" t="0" r="0" b="4445"/>
            <wp:docPr id="1556669681" name="Picture 1" descr="A diagram of the cycle of a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69681" name="Picture 1" descr="A diagram of the cycle of a cell&#10;&#10;AI-generated content may be incorrect."/>
                    <pic:cNvPicPr/>
                  </pic:nvPicPr>
                  <pic:blipFill>
                    <a:blip r:embed="rId7" cstate="print">
                      <a:extLst>
                        <a:ext uri="{28A0092B-C50C-407E-A947-70E740481C1C}">
                          <a14:useLocalDpi xmlns:a14="http://schemas.microsoft.com/office/drawing/2010/main" val="0"/>
                        </a:ext>
                      </a:extLst>
                    </a:blip>
                    <a:srcRect l="107" r="107"/>
                    <a:stretch>
                      <a:fillRect/>
                    </a:stretch>
                  </pic:blipFill>
                  <pic:spPr bwMode="auto">
                    <a:xfrm>
                      <a:off x="0" y="0"/>
                      <a:ext cx="5938746" cy="7460027"/>
                    </a:xfrm>
                    <a:prstGeom prst="rect">
                      <a:avLst/>
                    </a:prstGeom>
                    <a:ln>
                      <a:noFill/>
                    </a:ln>
                    <a:extLst>
                      <a:ext uri="{53640926-AAD7-44D8-BBD7-CCE9431645EC}">
                        <a14:shadowObscured xmlns:a14="http://schemas.microsoft.com/office/drawing/2010/main"/>
                      </a:ext>
                    </a:extLst>
                  </pic:spPr>
                </pic:pic>
              </a:graphicData>
            </a:graphic>
          </wp:inline>
        </w:drawing>
      </w:r>
    </w:p>
    <w:p w14:paraId="1FBAE0C2" w14:textId="76BAE552" w:rsidR="00293159" w:rsidRPr="002E1638" w:rsidRDefault="00DA516C" w:rsidP="00DA516C">
      <w:pPr>
        <w:pStyle w:val="Caption"/>
      </w:pPr>
      <w:bookmarkStart w:id="11" w:name="_Ref209617291"/>
      <w:bookmarkStart w:id="12" w:name="_Ref163735251"/>
      <w:bookmarkStart w:id="13" w:name="OLE_LINK1"/>
      <w:ins w:id="14" w:author="Mooney, Eric James" w:date="2025-09-24T14:40:00Z" w16du:dateUtc="2025-09-24T18:40:00Z">
        <w:r>
          <w:t>Fig. S</w:t>
        </w:r>
        <w:r>
          <w:fldChar w:fldCharType="begin"/>
        </w:r>
        <w:r>
          <w:instrText xml:space="preserve"> SEQ Fig._S \* ARABIC </w:instrText>
        </w:r>
      </w:ins>
      <w:r>
        <w:fldChar w:fldCharType="separate"/>
      </w:r>
      <w:ins w:id="15" w:author="Mooney, Eric James" w:date="2025-09-24T14:42:00Z" w16du:dateUtc="2025-09-24T18:42:00Z">
        <w:r>
          <w:rPr>
            <w:noProof/>
          </w:rPr>
          <w:t>1</w:t>
        </w:r>
      </w:ins>
      <w:ins w:id="16" w:author="Mooney, Eric James" w:date="2025-09-24T14:40:00Z" w16du:dateUtc="2025-09-24T18:40:00Z">
        <w:r>
          <w:fldChar w:fldCharType="end"/>
        </w:r>
      </w:ins>
      <w:bookmarkEnd w:id="11"/>
      <w:ins w:id="17" w:author="Mooney, Eric James" w:date="2025-09-24T14:42:00Z" w16du:dateUtc="2025-09-24T18:42:00Z">
        <w:r>
          <w:t>.</w:t>
        </w:r>
      </w:ins>
      <w:del w:id="18" w:author="Mooney, Eric James" w:date="2025-09-24T14:40:00Z" w16du:dateUtc="2025-09-24T18:40:00Z">
        <w:r w:rsidR="00293159" w:rsidRPr="002E1638" w:rsidDel="00DA516C">
          <w:delText xml:space="preserve">Fig. </w:delText>
        </w:r>
        <w:r w:rsidR="00E54A1F" w:rsidDel="00DA516C">
          <w:fldChar w:fldCharType="begin"/>
        </w:r>
        <w:r w:rsidR="00E54A1F" w:rsidDel="00DA516C">
          <w:delInstrText xml:space="preserve"> SEQ Fig. \* ARABIC </w:delInstrText>
        </w:r>
        <w:r w:rsidR="00E54A1F" w:rsidDel="00DA516C">
          <w:fldChar w:fldCharType="separate"/>
        </w:r>
        <w:r w:rsidDel="00DA516C">
          <w:rPr>
            <w:noProof/>
          </w:rPr>
          <w:delText>1</w:delText>
        </w:r>
        <w:r w:rsidR="00E54A1F" w:rsidDel="00DA516C">
          <w:rPr>
            <w:noProof/>
          </w:rPr>
          <w:fldChar w:fldCharType="end"/>
        </w:r>
        <w:bookmarkEnd w:id="12"/>
        <w:r w:rsidR="00293159" w:rsidRPr="002E1638" w:rsidDel="00DA516C">
          <w:delText>.</w:delText>
        </w:r>
      </w:del>
      <w:r w:rsidR="00293159" w:rsidRPr="002E1638">
        <w:t xml:space="preserve"> Visual summary of </w:t>
      </w:r>
      <w:bookmarkEnd w:id="13"/>
      <w:r w:rsidR="00293159" w:rsidRPr="002E1638">
        <w:t xml:space="preserve">GSM model updates in an Escher map highlighting the major changes to metabolic pathways between </w:t>
      </w:r>
      <w:r w:rsidR="00293159" w:rsidRPr="002E1638">
        <w:rPr>
          <w:i/>
        </w:rPr>
        <w:t>iRhto</w:t>
      </w:r>
      <w:r w:rsidR="00293159" w:rsidRPr="002E1638">
        <w:t xml:space="preserve">1108 </w:t>
      </w:r>
      <w:r w:rsidR="00293159" w:rsidRPr="00B52741">
        <w:t xml:space="preserve">and </w:t>
      </w:r>
      <w:r w:rsidR="00293159" w:rsidRPr="00B52741">
        <w:rPr>
          <w:i/>
        </w:rPr>
        <w:t>iRhto</w:t>
      </w:r>
      <w:r w:rsidR="00293159" w:rsidRPr="00B52741">
        <w:t xml:space="preserve">1120. Dots represent metabolites and lines represent reactions. Reactions added are shown in green and removed in orange. Reactions with GPR, bounds, and/or stoichiometry updates are shown in purple. Specifically, G3PD1r_c and </w:t>
      </w:r>
      <w:r w:rsidR="00293159" w:rsidRPr="00B52741">
        <w:lastRenderedPageBreak/>
        <w:t xml:space="preserve">CITMALta_m were made reversible, G3PD1i_m is blocked to prevent a thermodynamically infeasible cycle with G3PD1r_c, and MTHFD_m has a new GPR description. ATPS_m is made irreversible with new protein names in its GPR as well as updated stoichiometry that matches its SC counterpart. Thicker lines denote reactions that were altered between the original </w:t>
      </w:r>
      <w:r w:rsidR="00293159" w:rsidRPr="00B52741">
        <w:rPr>
          <w:i/>
        </w:rPr>
        <w:t>iRhto</w:t>
      </w:r>
      <w:r w:rsidR="00293159" w:rsidRPr="00B52741">
        <w:t xml:space="preserve">1108 and </w:t>
      </w:r>
      <w:r w:rsidR="00293159" w:rsidRPr="00B52741">
        <w:rPr>
          <w:i/>
        </w:rPr>
        <w:t>iRhto</w:t>
      </w:r>
      <w:r w:rsidR="00293159" w:rsidRPr="00B52741">
        <w:t>1120 used herein. Pathways include (A</w:t>
      </w:r>
      <w:r w:rsidR="00293159" w:rsidRPr="002E1638">
        <w:t xml:space="preserve">) oxidative phosphorylation, (B) FAD and FMNH2 production, (C) 5-formyltetrahydrofolic acid (5FTHF) production, (D) glycerol production, (E) the pentose phosphate pathway, (F) glycerophospholipid metabolism, (G) acetyl-CoA biosynthesis, (H) the citric acid cycle, (I) pyrimidine metabolism. </w:t>
      </w:r>
    </w:p>
    <w:p w14:paraId="5F4D3623" w14:textId="21D6DE77" w:rsidR="00293159" w:rsidRDefault="00293159" w:rsidP="00293159">
      <w:pPr>
        <w:pStyle w:val="Normalfirstindented"/>
      </w:pPr>
      <w:r w:rsidRPr="002E1638">
        <w:t xml:space="preserve">Because the model content was updated, both GAM and NGAM were recalculated and increased to </w:t>
      </w:r>
      <w:del w:id="19" w:author="Mooney, Eric James" w:date="2025-10-01T13:38:00Z" w16du:dateUtc="2025-10-01T17:38:00Z">
        <w:r w:rsidRPr="002E1638" w:rsidDel="00870DF0">
          <w:delText>187.141</w:delText>
        </w:r>
      </w:del>
      <w:ins w:id="20" w:author="Mooney, Eric James" w:date="2025-10-01T13:38:00Z" w16du:dateUtc="2025-10-01T17:38:00Z">
        <w:r w:rsidR="00870DF0">
          <w:t>251.233</w:t>
        </w:r>
      </w:ins>
      <w:r w:rsidRPr="002E1638">
        <w:t xml:space="preserve"> mmol ATP gDW</w:t>
      </w:r>
      <w:r w:rsidRPr="002E1638">
        <w:rPr>
          <w:vertAlign w:val="superscript"/>
        </w:rPr>
        <w:t xml:space="preserve">-1 </w:t>
      </w:r>
      <w:r w:rsidRPr="002E1638">
        <w:t>and 1.</w:t>
      </w:r>
      <w:del w:id="21" w:author="Mooney, Eric James" w:date="2025-10-01T13:38:00Z" w16du:dateUtc="2025-10-01T17:38:00Z">
        <w:r w:rsidRPr="002E1638" w:rsidDel="00870DF0">
          <w:delText xml:space="preserve">313 </w:delText>
        </w:r>
      </w:del>
      <w:ins w:id="22" w:author="Mooney, Eric James" w:date="2025-10-01T13:38:00Z" w16du:dateUtc="2025-10-01T17:38:00Z">
        <w:r w:rsidR="00870DF0">
          <w:t>259</w:t>
        </w:r>
        <w:r w:rsidR="00870DF0" w:rsidRPr="002E1638">
          <w:t xml:space="preserve"> </w:t>
        </w:r>
      </w:ins>
      <w:r w:rsidRPr="002E1638">
        <w:t>mmol ATP gDW</w:t>
      </w:r>
      <w:r w:rsidRPr="002E1638">
        <w:rPr>
          <w:vertAlign w:val="superscript"/>
        </w:rPr>
        <w:t>-1</w:t>
      </w:r>
      <w:r w:rsidRPr="002E1638">
        <w:t>h</w:t>
      </w:r>
      <w:r w:rsidRPr="002E1638">
        <w:rPr>
          <w:vertAlign w:val="superscript"/>
        </w:rPr>
        <w:t>-1</w:t>
      </w:r>
      <w:r w:rsidRPr="002E1638">
        <w:t>, respectively, from their original values (GAM=140.98 mmol ATP gDW</w:t>
      </w:r>
      <w:r w:rsidRPr="002E1638">
        <w:rPr>
          <w:vertAlign w:val="superscript"/>
        </w:rPr>
        <w:t>-1</w:t>
      </w:r>
      <w:r w:rsidRPr="002E1638">
        <w:t>, NGAM=1.01 mmol ATP gDW</w:t>
      </w:r>
      <w:r w:rsidRPr="002E1638">
        <w:rPr>
          <w:vertAlign w:val="superscript"/>
        </w:rPr>
        <w:t>-1</w:t>
      </w:r>
      <w:r w:rsidRPr="002E1638">
        <w:t>h</w:t>
      </w:r>
      <w:r w:rsidRPr="002E1638">
        <w:rPr>
          <w:vertAlign w:val="superscript"/>
        </w:rPr>
        <w:t>-1</w:t>
      </w:r>
      <w:r w:rsidRPr="002E1638">
        <w:t>)</w:t>
      </w:r>
      <w:r w:rsidR="008C45F1">
        <w:t xml:space="preserve"> (</w:t>
      </w:r>
      <w:ins w:id="23" w:author="Mooney, Eric James" w:date="2025-09-24T14:43:00Z" w16du:dateUtc="2025-09-24T18:43:00Z">
        <w:r w:rsidR="00DA516C">
          <w:fldChar w:fldCharType="begin"/>
        </w:r>
        <w:r w:rsidR="00DA516C">
          <w:instrText xml:space="preserve"> REF _Ref209617404 \h </w:instrText>
        </w:r>
      </w:ins>
      <w:ins w:id="24" w:author="Mooney, Eric James" w:date="2025-09-24T14:43:00Z" w16du:dateUtc="2025-09-24T18:43:00Z">
        <w:r w:rsidR="00DA516C">
          <w:fldChar w:fldCharType="separate"/>
        </w:r>
        <w:r w:rsidR="00DA516C">
          <w:t>Fig. S</w:t>
        </w:r>
        <w:r w:rsidR="00DA516C">
          <w:rPr>
            <w:noProof/>
          </w:rPr>
          <w:t>2</w:t>
        </w:r>
        <w:r w:rsidR="00DA516C">
          <w:fldChar w:fldCharType="end"/>
        </w:r>
      </w:ins>
      <w:del w:id="25" w:author="Mooney, Eric James" w:date="2025-09-24T14:43:00Z" w16du:dateUtc="2025-09-24T18:43:00Z">
        <w:r w:rsidR="008C45F1" w:rsidDel="00DA516C">
          <w:delText>Fig. 2</w:delText>
        </w:r>
      </w:del>
      <w:r w:rsidR="008C45F1">
        <w:t>)</w:t>
      </w:r>
      <w:r w:rsidRPr="002E1638">
        <w:t>. The predicted maximum growth rate (</w:t>
      </w:r>
      <m:oMath>
        <m:sSub>
          <m:sSubPr>
            <m:ctrlPr>
              <w:rPr>
                <w:rFonts w:ascii="Cambria Math" w:hAnsi="Cambria Math"/>
                <w:i/>
              </w:rPr>
            </m:ctrlPr>
          </m:sSubPr>
          <m:e>
            <m:r>
              <w:rPr>
                <w:rFonts w:ascii="Cambria Math" w:hAnsi="Cambria Math"/>
              </w:rPr>
              <m:t>μ</m:t>
            </m:r>
          </m:e>
          <m:sub>
            <m:r>
              <w:rPr>
                <w:rFonts w:ascii="Cambria Math" w:hAnsi="Cambria Math"/>
              </w:rPr>
              <m:t>max</m:t>
            </m:r>
          </m:sub>
        </m:sSub>
      </m:oMath>
      <w:r w:rsidRPr="002E1638">
        <w:t xml:space="preserve">) remains nearly the same as in </w:t>
      </w:r>
      <w:r w:rsidRPr="002E1638">
        <w:rPr>
          <w:i/>
        </w:rPr>
        <w:t>iRhto</w:t>
      </w:r>
      <w:r w:rsidRPr="002E1638">
        <w:t>1108 (i.e., approximately 0.38 h</w:t>
      </w:r>
      <w:r w:rsidRPr="002E1638">
        <w:rPr>
          <w:vertAlign w:val="superscript"/>
        </w:rPr>
        <w:t>-1</w:t>
      </w:r>
      <w:r w:rsidRPr="002E1638">
        <w:t xml:space="preserve">). The final GSM model and a detailed network representation of it using the tool Escher </w:t>
      </w:r>
      <w:r w:rsidRPr="002E1638">
        <w:fldChar w:fldCharType="begin"/>
      </w:r>
      <w:r w:rsidR="000A3F53">
        <w:instrText xml:space="preserve"> ADDIN EN.CITE &lt;EndNote&gt;&lt;Cite&gt;&lt;Author&gt;King&lt;/Author&gt;&lt;Year&gt;2015&lt;/Year&gt;&lt;RecNum&gt;202&lt;/RecNum&gt;&lt;DisplayText&gt;(King et al., 2015)&lt;/DisplayText&gt;&lt;record&gt;&lt;rec-number&gt;202&lt;/rec-number&gt;&lt;foreign-keys&gt;&lt;key app="EN" db-id="exvd55vpjsfrtke02do5xdea5v0xpw09xvzv" timestamp="1713903675"&gt;202&lt;/key&gt;&lt;/foreign-keys&gt;&lt;ref-type name="Journal Article"&gt;17&lt;/ref-type&gt;&lt;contributors&gt;&lt;authors&gt;&lt;author&gt;King, Zachary A.&lt;/author&gt;&lt;author&gt;Dräger, Andreas&lt;/author&gt;&lt;author&gt;Ebrahim, Ali&lt;/author&gt;&lt;author&gt;Sonnenschein, Nikolaus&lt;/author&gt;&lt;author&gt;Lewis, Nathan E.&lt;/author&gt;&lt;author&gt;Palsson, Bernhard O.&lt;/author&gt;&lt;/authors&gt;&lt;/contributors&gt;&lt;titles&gt;&lt;title&gt;Escher: A Web Application for Building, Sharing, and Embedding Data-Rich Visualizations of Biological Pathways&lt;/title&gt;&lt;secondary-title&gt;PLOS Computational Biology&lt;/secondary-title&gt;&lt;/titles&gt;&lt;periodical&gt;&lt;full-title&gt;PLOS Computational Biology&lt;/full-title&gt;&lt;/periodical&gt;&lt;pages&gt;e1004321&lt;/pages&gt;&lt;volume&gt;11&lt;/volume&gt;&lt;number&gt;8&lt;/number&gt;&lt;dates&gt;&lt;year&gt;2015&lt;/year&gt;&lt;/dates&gt;&lt;publisher&gt;Public Library of Science&lt;/publisher&gt;&lt;urls&gt;&lt;related-urls&gt;&lt;url&gt;https://doi.org/10.1371/journal.pcbi.1004321&lt;/url&gt;&lt;/related-urls&gt;&lt;/urls&gt;&lt;electronic-resource-num&gt;10.1371/journal.pcbi.1004321&lt;/electronic-resource-num&gt;&lt;/record&gt;&lt;/Cite&gt;&lt;/EndNote&gt;</w:instrText>
      </w:r>
      <w:r w:rsidRPr="002E1638">
        <w:fldChar w:fldCharType="separate"/>
      </w:r>
      <w:r w:rsidR="000A3F53">
        <w:rPr>
          <w:noProof/>
        </w:rPr>
        <w:t>(King et al., 2015)</w:t>
      </w:r>
      <w:r w:rsidRPr="002E1638">
        <w:fldChar w:fldCharType="end"/>
      </w:r>
      <w:r w:rsidRPr="002E1638">
        <w:t xml:space="preserve"> are provided in the Supplementary Materials.</w:t>
      </w:r>
    </w:p>
    <w:p w14:paraId="4C381F6B" w14:textId="0FEBF888" w:rsidR="008C45F1" w:rsidRDefault="00337C86" w:rsidP="008C45F1">
      <w:pPr>
        <w:pStyle w:val="Normalfirstindented"/>
        <w:jc w:val="center"/>
      </w:pPr>
      <w:r>
        <w:rPr>
          <w:noProof/>
          <w14:ligatures w14:val="standardContextual"/>
        </w:rPr>
        <w:drawing>
          <wp:inline distT="0" distB="0" distL="0" distR="0" wp14:anchorId="6AFC8202" wp14:editId="6AAA3BA4">
            <wp:extent cx="4572000" cy="2768600"/>
            <wp:effectExtent l="0" t="0" r="0" b="0"/>
            <wp:docPr id="173906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69110" name=""/>
                    <pic:cNvPicPr/>
                  </pic:nvPicPr>
                  <pic:blipFill>
                    <a:blip r:embed="rId8"/>
                    <a:stretch>
                      <a:fillRect/>
                    </a:stretch>
                  </pic:blipFill>
                  <pic:spPr>
                    <a:xfrm>
                      <a:off x="0" y="0"/>
                      <a:ext cx="4572000" cy="2768600"/>
                    </a:xfrm>
                    <a:prstGeom prst="rect">
                      <a:avLst/>
                    </a:prstGeom>
                  </pic:spPr>
                </pic:pic>
              </a:graphicData>
            </a:graphic>
          </wp:inline>
        </w:drawing>
      </w:r>
    </w:p>
    <w:p w14:paraId="10103CF3" w14:textId="3D902ACE" w:rsidR="008C45F1" w:rsidRPr="008C45F1" w:rsidRDefault="00DA516C" w:rsidP="00010AF5">
      <w:pPr>
        <w:pStyle w:val="Caption"/>
      </w:pPr>
      <w:bookmarkStart w:id="26" w:name="_Ref209617404"/>
      <w:ins w:id="27" w:author="Mooney, Eric James" w:date="2025-09-24T14:42:00Z" w16du:dateUtc="2025-09-24T18:42:00Z">
        <w:r>
          <w:t>Fig. S</w:t>
        </w:r>
        <w:r>
          <w:fldChar w:fldCharType="begin"/>
        </w:r>
        <w:r>
          <w:instrText xml:space="preserve"> SEQ Fig._S \* ARABIC </w:instrText>
        </w:r>
        <w:r>
          <w:fldChar w:fldCharType="separate"/>
        </w:r>
        <w:r>
          <w:rPr>
            <w:noProof/>
          </w:rPr>
          <w:t>2</w:t>
        </w:r>
        <w:r>
          <w:fldChar w:fldCharType="end"/>
        </w:r>
        <w:bookmarkEnd w:id="26"/>
        <w:r>
          <w:t>.</w:t>
        </w:r>
      </w:ins>
      <w:del w:id="28" w:author="Mooney, Eric James" w:date="2025-09-24T14:42:00Z" w16du:dateUtc="2025-09-24T18:42:00Z">
        <w:r w:rsidR="008C45F1" w:rsidRPr="008C45F1" w:rsidDel="00DA516C">
          <w:delText xml:space="preserve">Fig. </w:delText>
        </w:r>
        <w:r w:rsidR="008C45F1" w:rsidRPr="00010AF5" w:rsidDel="00DA516C">
          <w:fldChar w:fldCharType="begin"/>
        </w:r>
        <w:r w:rsidR="008C45F1" w:rsidRPr="008C45F1" w:rsidDel="00DA516C">
          <w:delInstrText xml:space="preserve"> SEQ Fig. \* ARABIC </w:delInstrText>
        </w:r>
        <w:r w:rsidR="008C45F1" w:rsidRPr="00010AF5" w:rsidDel="00DA516C">
          <w:fldChar w:fldCharType="separate"/>
        </w:r>
        <w:r w:rsidR="008C45F1" w:rsidRPr="00010AF5" w:rsidDel="00DA516C">
          <w:delText>2</w:delText>
        </w:r>
        <w:r w:rsidR="008C45F1" w:rsidRPr="00010AF5" w:rsidDel="00DA516C">
          <w:fldChar w:fldCharType="end"/>
        </w:r>
        <w:r w:rsidR="008C45F1" w:rsidRPr="008C45F1" w:rsidDel="00DA516C">
          <w:delText>.</w:delText>
        </w:r>
      </w:del>
      <w:r w:rsidR="008C45F1" w:rsidRPr="008C45F1">
        <w:t xml:space="preserve"> Visual summary of ATP maintenance datasets from </w:t>
      </w:r>
      <w:hyperlink w:anchor="_ENREF_39" w:tooltip="Shen, 2013 #197" w:history="1">
        <w:r w:rsidR="008C45F1" w:rsidRPr="008C45F1">
          <w:fldChar w:fldCharType="begin"/>
        </w:r>
        <w:r w:rsidR="008C45F1" w:rsidRPr="008C45F1">
          <w:instrText xml:space="preserve"> ADDIN EN.CITE &lt;EndNote&gt;&lt;Cite AuthorYear="1"&gt;&lt;Author&gt;Shen&lt;/Author&gt;&lt;Year&gt;2013&lt;/Year&gt;&lt;RecNum&gt;197&lt;/RecNum&gt;&lt;DisplayText&gt;Shen et al. (2013)&lt;/DisplayText&gt;&lt;record&gt;&lt;rec-number&gt;197&lt;/rec-number&gt;&lt;foreign-keys&gt;&lt;key app="EN" db-id="exvd55vpjsfrtke02do5xdea5v0xpw09xvzv" timestamp="1713124116"&gt;197&lt;/key&gt;&lt;/foreign-keys&gt;&lt;ref-type name="Journal Article"&gt;17&lt;/ref-type&gt;&lt;contributors&gt;&lt;authors&gt;&lt;author&gt;Shen, Hongwei&lt;/author&gt;&lt;author&gt;Gong, Zhiwei&lt;/author&gt;&lt;author&gt;Yang, Xiaobing&lt;/author&gt;&lt;author&gt;Jin, Guojie&lt;/author&gt;&lt;author&gt;Bai, Fengwu&lt;/author&gt;&lt;author&gt;Zhao, Zongbao K.&lt;/author&gt;&lt;/authors&gt;&lt;/contributors&gt;&lt;titles&gt;&lt;title&gt;Kinetics of continuous cultivation of the oleaginous yeast Rhodosporidium toruloides&lt;/title&gt;&lt;secondary-title&gt;Journal of Biotechnology&lt;/secondary-title&gt;&lt;/titles&gt;&lt;periodical&gt;&lt;full-title&gt;Journal of Biotechnology&lt;/full-title&gt;&lt;abbr-1&gt;J Biotechnol&lt;/abbr-1&gt;&lt;/periodical&gt;&lt;pages&gt;85-89&lt;/pages&gt;&lt;volume&gt;168&lt;/volume&gt;&lt;number&gt;1&lt;/number&gt;&lt;keywords&gt;&lt;keyword&gt;Continuous cultivation&lt;/keyword&gt;&lt;keyword&gt;Kinetics&lt;/keyword&gt;&lt;keyword&gt;Microbial lipid&lt;/keyword&gt;&lt;keyword&gt;Nutrition limitation&lt;/keyword&gt;&lt;/keywords&gt;&lt;dates&gt;&lt;year&gt;2013&lt;/year&gt;&lt;pub-dates&gt;&lt;date&gt;2013/10/10/&lt;/date&gt;&lt;/pub-dates&gt;&lt;/dates&gt;&lt;isbn&gt;0168-1656&lt;/isbn&gt;&lt;urls&gt;&lt;related-urls&gt;&lt;url&gt;https://www.sciencedirect.com/science/article/pii/S0168165613003490&lt;/url&gt;&lt;/related-urls&gt;&lt;/urls&gt;&lt;electronic-resource-num&gt;10.1016/j.jbiotec.2013.08.010&lt;/electronic-resource-num&gt;&lt;/record&gt;&lt;/Cite&gt;&lt;/EndNote&gt;</w:instrText>
        </w:r>
        <w:r w:rsidR="008C45F1" w:rsidRPr="008C45F1">
          <w:fldChar w:fldCharType="separate"/>
        </w:r>
        <w:r w:rsidR="008C45F1" w:rsidRPr="00010AF5">
          <w:t>Shen et al. (2013)</w:t>
        </w:r>
        <w:r w:rsidR="008C45F1" w:rsidRPr="008C45F1">
          <w:fldChar w:fldCharType="end"/>
        </w:r>
      </w:hyperlink>
      <w:r w:rsidR="008C45F1" w:rsidRPr="008C45F1">
        <w:t>, with maximum ATP hydrolysis flux calculated via RT’s revised GSM model. Trendline illustrates GAM and NGAM via its slope and intercept, respectively.</w:t>
      </w:r>
    </w:p>
    <w:p w14:paraId="7B94FD76" w14:textId="0D0DA142" w:rsidR="00896585" w:rsidRPr="00E60A77" w:rsidRDefault="00896585" w:rsidP="00E60A77">
      <w:pPr>
        <w:pStyle w:val="ListParagraph"/>
        <w:numPr>
          <w:ilvl w:val="0"/>
          <w:numId w:val="2"/>
        </w:numPr>
        <w:rPr>
          <w:rFonts w:eastAsiaTheme="majorEastAsia" w:cstheme="majorBidi"/>
          <w:b/>
          <w:szCs w:val="32"/>
          <w:u w:val="single"/>
        </w:rPr>
      </w:pPr>
      <w:r w:rsidRPr="00896585">
        <w:rPr>
          <w:rFonts w:eastAsiaTheme="majorEastAsia" w:cstheme="majorBidi"/>
          <w:b/>
          <w:szCs w:val="32"/>
          <w:u w:val="single"/>
        </w:rPr>
        <w:t>Estimation of in vivo k</w:t>
      </w:r>
      <w:r w:rsidRPr="00E60A77">
        <w:rPr>
          <w:rFonts w:eastAsiaTheme="majorEastAsia" w:cstheme="majorBidi"/>
          <w:b/>
          <w:szCs w:val="32"/>
          <w:u w:val="single"/>
          <w:vertAlign w:val="subscript"/>
        </w:rPr>
        <w:t>app</w:t>
      </w:r>
      <w:r>
        <w:rPr>
          <w:rFonts w:eastAsiaTheme="majorEastAsia" w:cstheme="majorBidi"/>
          <w:b/>
          <w:szCs w:val="32"/>
          <w:u w:val="single"/>
        </w:rPr>
        <w:t xml:space="preserve"> (continued)</w:t>
      </w:r>
    </w:p>
    <w:p w14:paraId="594C429D" w14:textId="77777777" w:rsidR="00896585" w:rsidRPr="002E1638" w:rsidRDefault="00896585" w:rsidP="00896585">
      <w:pPr>
        <w:pStyle w:val="Normalfirstindented"/>
      </w:pPr>
      <w:r w:rsidRPr="002E1638">
        <w:lastRenderedPageBreak/>
        <w:t>When adapting the k</w:t>
      </w:r>
      <w:r w:rsidRPr="002E1638">
        <w:rPr>
          <w:vertAlign w:val="subscript"/>
        </w:rPr>
        <w:t>app</w:t>
      </w:r>
      <w:r w:rsidRPr="002E1638">
        <w:t xml:space="preserve"> procedure from scRBA to the proteomics data for RT, growth at the measured rate of 0.38 h</w:t>
      </w:r>
      <w:r w:rsidRPr="002E1638">
        <w:rPr>
          <w:vertAlign w:val="superscript"/>
        </w:rPr>
        <w:t>-1</w:t>
      </w:r>
      <w:r w:rsidRPr="002E1638">
        <w:t xml:space="preserve"> was initially infeasible when using the resulting k</w:t>
      </w:r>
      <w:r w:rsidRPr="002E1638">
        <w:rPr>
          <w:vertAlign w:val="subscript"/>
        </w:rPr>
        <w:t>app</w:t>
      </w:r>
      <w:r w:rsidRPr="002E1638">
        <w:t xml:space="preserve"> values. One potential reason is that B3 does not force </w:t>
      </w:r>
      <m:oMath>
        <m:nary>
          <m:naryPr>
            <m:chr m:val="∑"/>
            <m:supHide m:val="1"/>
            <m:ctrlPr>
              <w:rPr>
                <w:rFonts w:ascii="Cambria Math" w:hAnsi="Cambria Math"/>
                <w:i/>
              </w:rPr>
            </m:ctrlPr>
          </m:naryPr>
          <m:sub>
            <m:r>
              <w:rPr>
                <w:rFonts w:ascii="Cambria Math" w:hAnsi="Cambria Math"/>
              </w:rPr>
              <m:t>j∉</m:t>
            </m:r>
            <m:sSup>
              <m:sSupPr>
                <m:ctrlPr>
                  <w:rPr>
                    <w:rFonts w:ascii="Cambria Math" w:hAnsi="Cambria Math"/>
                    <w:i/>
                  </w:rPr>
                </m:ctrlPr>
              </m:sSupPr>
              <m:e>
                <m:r>
                  <w:rPr>
                    <w:rFonts w:ascii="Cambria Math" w:hAnsi="Cambria Math"/>
                  </w:rPr>
                  <m:t>J</m:t>
                </m:r>
              </m:e>
              <m:sup>
                <m:r>
                  <w:rPr>
                    <w:rFonts w:ascii="Cambria Math" w:hAnsi="Cambria Math"/>
                  </w:rPr>
                  <m:t>P</m:t>
                </m:r>
              </m:sup>
            </m:sSup>
          </m:sub>
          <m:sup/>
          <m:e>
            <m:sSub>
              <m:sSubPr>
                <m:ctrlPr>
                  <w:rPr>
                    <w:rFonts w:ascii="Cambria Math" w:hAnsi="Cambria Math"/>
                    <w:i/>
                  </w:rPr>
                </m:ctrlPr>
              </m:sSubPr>
              <m:e>
                <m:r>
                  <w:rPr>
                    <w:rFonts w:ascii="Cambria Math" w:hAnsi="Cambria Math"/>
                  </w:rPr>
                  <m:t>ν</m:t>
                </m:r>
              </m:e>
              <m:sub>
                <m:r>
                  <w:rPr>
                    <w:rFonts w:ascii="Cambria Math" w:hAnsi="Cambria Math"/>
                  </w:rPr>
                  <m:t>j</m:t>
                </m:r>
              </m:sub>
            </m:sSub>
          </m:e>
        </m:nary>
      </m:oMath>
      <w:r w:rsidRPr="002E1638">
        <w:t xml:space="preserve"> to the minimum value from B2, possibly permitting reactions in </w:t>
      </w:r>
      <m:oMath>
        <m:sSubSup>
          <m:sSubSupPr>
            <m:ctrlPr>
              <w:rPr>
                <w:rFonts w:ascii="Cambria Math" w:hAnsi="Cambria Math"/>
                <w:i/>
              </w:rPr>
            </m:ctrlPr>
          </m:sSubSupPr>
          <m:e>
            <m:r>
              <w:rPr>
                <w:rFonts w:ascii="Cambria Math" w:hAnsi="Cambria Math"/>
              </w:rPr>
              <m:t>J</m:t>
            </m:r>
          </m:e>
          <m:sub>
            <m:r>
              <w:rPr>
                <w:rFonts w:ascii="Cambria Math" w:hAnsi="Cambria Math"/>
              </w:rPr>
              <m:t>Ess</m:t>
            </m:r>
          </m:sub>
          <m:sup>
            <m:r>
              <w:rPr>
                <w:rFonts w:ascii="Cambria Math" w:hAnsi="Cambria Math"/>
              </w:rPr>
              <m:t>NP</m:t>
            </m:r>
          </m:sup>
        </m:sSubSup>
      </m:oMath>
      <w:r w:rsidRPr="002E1638">
        <w:t xml:space="preserve"> to carry more flux than necessary. Therefore, if versions of a reaction from </w:t>
      </w:r>
      <m:oMath>
        <m:sSup>
          <m:sSupPr>
            <m:ctrlPr>
              <w:rPr>
                <w:rFonts w:ascii="Cambria Math" w:hAnsi="Cambria Math"/>
                <w:i/>
              </w:rPr>
            </m:ctrlPr>
          </m:sSupPr>
          <m:e>
            <m:r>
              <w:rPr>
                <w:rFonts w:ascii="Cambria Math" w:hAnsi="Cambria Math"/>
              </w:rPr>
              <m:t>J</m:t>
            </m:r>
          </m:e>
          <m:sup>
            <m:r>
              <w:rPr>
                <w:rFonts w:ascii="Cambria Math" w:hAnsi="Cambria Math"/>
              </w:rPr>
              <m:t>P</m:t>
            </m:r>
          </m:sup>
        </m:sSup>
      </m:oMath>
      <w:r w:rsidRPr="002E1638">
        <w:t xml:space="preserve"> and </w:t>
      </w:r>
      <m:oMath>
        <m:sSubSup>
          <m:sSubSupPr>
            <m:ctrlPr>
              <w:rPr>
                <w:rFonts w:ascii="Cambria Math" w:hAnsi="Cambria Math"/>
                <w:i/>
              </w:rPr>
            </m:ctrlPr>
          </m:sSubSupPr>
          <m:e>
            <m:r>
              <w:rPr>
                <w:rFonts w:ascii="Cambria Math" w:hAnsi="Cambria Math"/>
              </w:rPr>
              <m:t>J</m:t>
            </m:r>
          </m:e>
          <m:sub>
            <m:r>
              <w:rPr>
                <w:rFonts w:ascii="Cambria Math" w:hAnsi="Cambria Math"/>
              </w:rPr>
              <m:t>Ess</m:t>
            </m:r>
          </m:sub>
          <m:sup>
            <m:r>
              <w:rPr>
                <w:rFonts w:ascii="Cambria Math" w:hAnsi="Cambria Math"/>
              </w:rPr>
              <m:t>NP</m:t>
            </m:r>
          </m:sup>
        </m:sSubSup>
      </m:oMath>
      <w:r w:rsidRPr="002E1638">
        <w:t xml:space="preserve"> are both needed to carry sufficient flux through a pathway, the model is not guaranteed to prioritize reducing flux through the </w:t>
      </w:r>
      <m:oMath>
        <m:sSubSup>
          <m:sSubSupPr>
            <m:ctrlPr>
              <w:rPr>
                <w:rFonts w:ascii="Cambria Math" w:hAnsi="Cambria Math"/>
                <w:i/>
              </w:rPr>
            </m:ctrlPr>
          </m:sSubSupPr>
          <m:e>
            <m:r>
              <w:rPr>
                <w:rFonts w:ascii="Cambria Math" w:hAnsi="Cambria Math"/>
              </w:rPr>
              <m:t>J</m:t>
            </m:r>
          </m:e>
          <m:sub>
            <m:r>
              <w:rPr>
                <w:rFonts w:ascii="Cambria Math" w:hAnsi="Cambria Math"/>
              </w:rPr>
              <m:t>Ess</m:t>
            </m:r>
          </m:sub>
          <m:sup>
            <m:r>
              <w:rPr>
                <w:rFonts w:ascii="Cambria Math" w:hAnsi="Cambria Math"/>
              </w:rPr>
              <m:t>NP</m:t>
            </m:r>
          </m:sup>
        </m:sSubSup>
      </m:oMath>
      <w:r w:rsidRPr="002E1638">
        <w:t xml:space="preserve"> set of reactions vs. the ones in set </w:t>
      </w:r>
      <m:oMath>
        <m:sSup>
          <m:sSupPr>
            <m:ctrlPr>
              <w:rPr>
                <w:rFonts w:ascii="Cambria Math" w:hAnsi="Cambria Math"/>
                <w:i/>
              </w:rPr>
            </m:ctrlPr>
          </m:sSupPr>
          <m:e>
            <m:r>
              <w:rPr>
                <w:rFonts w:ascii="Cambria Math" w:hAnsi="Cambria Math"/>
              </w:rPr>
              <m:t>J</m:t>
            </m:r>
          </m:e>
          <m:sup>
            <m:r>
              <w:rPr>
                <w:rFonts w:ascii="Cambria Math" w:hAnsi="Cambria Math"/>
              </w:rPr>
              <m:t>P</m:t>
            </m:r>
          </m:sup>
        </m:sSup>
      </m:oMath>
      <w:r w:rsidRPr="002E1638">
        <w:t xml:space="preserve">. Thus, because we would prefer to minimize usage of unmeasured reactions in set </w:t>
      </w:r>
      <m:oMath>
        <m:sSubSup>
          <m:sSubSupPr>
            <m:ctrlPr>
              <w:rPr>
                <w:rFonts w:ascii="Cambria Math" w:hAnsi="Cambria Math"/>
                <w:i/>
              </w:rPr>
            </m:ctrlPr>
          </m:sSubSupPr>
          <m:e>
            <m:r>
              <w:rPr>
                <w:rFonts w:ascii="Cambria Math" w:hAnsi="Cambria Math"/>
              </w:rPr>
              <m:t>J</m:t>
            </m:r>
          </m:e>
          <m:sub>
            <m:r>
              <w:rPr>
                <w:rFonts w:ascii="Cambria Math" w:hAnsi="Cambria Math"/>
              </w:rPr>
              <m:t>Ess</m:t>
            </m:r>
          </m:sub>
          <m:sup>
            <m:r>
              <w:rPr>
                <w:rFonts w:ascii="Cambria Math" w:hAnsi="Cambria Math"/>
              </w:rPr>
              <m:t>NP</m:t>
            </m:r>
          </m:sup>
        </m:sSubSup>
      </m:oMath>
      <w:r w:rsidRPr="002E1638">
        <w:t xml:space="preserve"> more so than set </w:t>
      </w:r>
      <m:oMath>
        <m:sSup>
          <m:sSupPr>
            <m:ctrlPr>
              <w:rPr>
                <w:rFonts w:ascii="Cambria Math" w:hAnsi="Cambria Math"/>
                <w:i/>
              </w:rPr>
            </m:ctrlPr>
          </m:sSupPr>
          <m:e>
            <m:r>
              <w:rPr>
                <w:rFonts w:ascii="Cambria Math" w:hAnsi="Cambria Math"/>
              </w:rPr>
              <m:t>J</m:t>
            </m:r>
          </m:e>
          <m:sup>
            <m:r>
              <w:rPr>
                <w:rFonts w:ascii="Cambria Math" w:hAnsi="Cambria Math"/>
              </w:rPr>
              <m:t>P</m:t>
            </m:r>
          </m:sup>
        </m:sSup>
      </m:oMath>
      <w:r w:rsidRPr="002E1638">
        <w:t xml:space="preserve">, step B2 is instead executed: </w:t>
      </w:r>
    </w:p>
    <w:tbl>
      <w:tblPr>
        <w:tblStyle w:val="TableGrid"/>
        <w:tblW w:w="10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8"/>
        <w:gridCol w:w="5338"/>
      </w:tblGrid>
      <w:tr w:rsidR="00896585" w:rsidRPr="00BE1C1B" w14:paraId="49F456FA" w14:textId="77777777" w:rsidTr="00464C79">
        <w:tc>
          <w:tcPr>
            <w:tcW w:w="4838" w:type="dxa"/>
          </w:tcPr>
          <w:p w14:paraId="5DA46DE8" w14:textId="77777777" w:rsidR="00896585" w:rsidRPr="002E1638" w:rsidRDefault="00000000" w:rsidP="00464C79">
            <w:pPr>
              <w:pStyle w:val="Caption"/>
            </w:pPr>
            <m:oMathPara>
              <m:oMath>
                <m:eqArr>
                  <m:eqArrPr>
                    <m:ctrlPr>
                      <w:rPr>
                        <w:rFonts w:ascii="Cambria Math" w:hAnsi="Cambria Math"/>
                        <w:i/>
                      </w:rPr>
                    </m:ctrlPr>
                  </m:eqArrPr>
                  <m:e>
                    <m:func>
                      <m:funcPr>
                        <m:ctrlPr>
                          <w:rPr>
                            <w:rFonts w:ascii="Cambria Math" w:hAnsi="Cambria Math"/>
                            <w:i/>
                          </w:rPr>
                        </m:ctrlPr>
                      </m:funcPr>
                      <m:fName>
                        <m:r>
                          <m:rPr>
                            <m:sty m:val="p"/>
                          </m:rPr>
                          <w:rPr>
                            <w:rFonts w:ascii="Cambria Math" w:hAnsi="Cambria Math"/>
                          </w:rPr>
                          <m:t>min</m:t>
                        </m:r>
                      </m:fName>
                      <m:e>
                        <m:sSubSup>
                          <m:sSubSupPr>
                            <m:ctrlPr>
                              <w:rPr>
                                <w:rFonts w:ascii="Cambria Math" w:hAnsi="Cambria Math"/>
                                <w:i/>
                              </w:rPr>
                            </m:ctrlPr>
                          </m:sSubSupPr>
                          <m:e>
                            <m:r>
                              <w:rPr>
                                <w:rFonts w:ascii="Cambria Math" w:hAnsi="Cambria Math"/>
                              </w:rPr>
                              <m:t>z</m:t>
                            </m:r>
                          </m:e>
                          <m:sub>
                            <m:r>
                              <w:rPr>
                                <w:rFonts w:ascii="Cambria Math" w:hAnsi="Cambria Math"/>
                              </w:rPr>
                              <m:t>B2</m:t>
                            </m:r>
                          </m:sub>
                          <m:sup>
                            <m:r>
                              <w:rPr>
                                <w:rFonts w:ascii="Cambria Math" w:hAnsi="Cambria Math"/>
                              </w:rPr>
                              <m:t>min</m:t>
                            </m:r>
                          </m:sup>
                        </m:sSubSup>
                        <m:r>
                          <w:rPr>
                            <w:rFonts w:ascii="Cambria Math" w:hAnsi="Cambria Math"/>
                          </w:rPr>
                          <m:t>=</m:t>
                        </m:r>
                        <m:nary>
                          <m:naryPr>
                            <m:chr m:val="∑"/>
                            <m:supHide m:val="1"/>
                            <m:ctrlPr>
                              <w:rPr>
                                <w:rFonts w:ascii="Cambria Math" w:hAnsi="Cambria Math"/>
                                <w:i/>
                              </w:rPr>
                            </m:ctrlPr>
                          </m:naryPr>
                          <m:sub>
                            <m:r>
                              <w:rPr>
                                <w:rFonts w:ascii="Cambria Math" w:hAnsi="Cambria Math"/>
                              </w:rPr>
                              <m:t>j∉</m:t>
                            </m:r>
                            <m:sSup>
                              <m:sSupPr>
                                <m:ctrlPr>
                                  <w:rPr>
                                    <w:rFonts w:ascii="Cambria Math" w:hAnsi="Cambria Math"/>
                                    <w:i/>
                                  </w:rPr>
                                </m:ctrlPr>
                              </m:sSupPr>
                              <m:e>
                                <m:r>
                                  <w:rPr>
                                    <w:rFonts w:ascii="Cambria Math" w:hAnsi="Cambria Math"/>
                                  </w:rPr>
                                  <m:t>J</m:t>
                                </m:r>
                              </m:e>
                              <m:sup>
                                <m:r>
                                  <w:rPr>
                                    <w:rFonts w:ascii="Cambria Math" w:hAnsi="Cambria Math"/>
                                  </w:rPr>
                                  <m:t>P</m:t>
                                </m:r>
                              </m:sup>
                            </m:sSup>
                          </m:sub>
                          <m:sup/>
                          <m:e>
                            <m:sSub>
                              <m:sSubPr>
                                <m:ctrlPr>
                                  <w:rPr>
                                    <w:rFonts w:ascii="Cambria Math" w:hAnsi="Cambria Math"/>
                                    <w:i/>
                                  </w:rPr>
                                </m:ctrlPr>
                              </m:sSubPr>
                              <m:e>
                                <m:r>
                                  <w:rPr>
                                    <w:rFonts w:ascii="Cambria Math" w:hAnsi="Cambria Math"/>
                                  </w:rPr>
                                  <m:t>ν</m:t>
                                </m:r>
                              </m:e>
                              <m:sub>
                                <m:r>
                                  <w:rPr>
                                    <w:rFonts w:ascii="Cambria Math" w:hAnsi="Cambria Math"/>
                                  </w:rPr>
                                  <m:t>j</m:t>
                                </m:r>
                              </m:sub>
                            </m:sSub>
                          </m:e>
                        </m:nary>
                      </m:e>
                    </m:func>
                  </m:e>
                  <m:e>
                    <m:r>
                      <w:rPr>
                        <w:rFonts w:ascii="Cambria Math" w:hAnsi="Cambria Math"/>
                      </w:rPr>
                      <m:t>s.t.</m:t>
                    </m:r>
                  </m:e>
                </m:eqArr>
              </m:oMath>
            </m:oMathPara>
          </w:p>
        </w:tc>
        <w:tc>
          <w:tcPr>
            <w:tcW w:w="5338" w:type="dxa"/>
          </w:tcPr>
          <w:p w14:paraId="08193434" w14:textId="26B7B30C" w:rsidR="00896585" w:rsidRPr="002E1638" w:rsidRDefault="0009431B" w:rsidP="00464C79">
            <w:pPr>
              <w:pStyle w:val="Caption"/>
            </w:pPr>
            <w:bookmarkStart w:id="29" w:name="_Ref167282872"/>
            <w:r>
              <w:rPr>
                <w:b/>
              </w:rPr>
              <w:t>(</w:t>
            </w:r>
            <w:r w:rsidR="00896585" w:rsidRPr="002E1638">
              <w:rPr>
                <w:b/>
              </w:rPr>
              <w:t>Step B</w:t>
            </w:r>
            <w:bookmarkEnd w:id="29"/>
            <w:r>
              <w:rPr>
                <w:b/>
              </w:rPr>
              <w:t>2)</w:t>
            </w:r>
          </w:p>
        </w:tc>
      </w:tr>
      <w:tr w:rsidR="00896585" w:rsidRPr="00BE1C1B" w14:paraId="3AF6F89E" w14:textId="77777777" w:rsidTr="00464C79">
        <w:tc>
          <w:tcPr>
            <w:tcW w:w="4838" w:type="dxa"/>
          </w:tcPr>
          <w:p w14:paraId="3DB9957A" w14:textId="77777777" w:rsidR="00896585" w:rsidRPr="002E1638" w:rsidRDefault="00000000" w:rsidP="00464C79">
            <w:pPr>
              <w:pStyle w:val="Caption"/>
            </w:pPr>
            <m:oMathPara>
              <m:oMath>
                <m:nary>
                  <m:naryPr>
                    <m:chr m:val="∑"/>
                    <m:supHide m:val="1"/>
                    <m:ctrlPr>
                      <w:rPr>
                        <w:rFonts w:ascii="Cambria Math" w:hAnsi="Cambria Math"/>
                        <w:i/>
                      </w:rPr>
                    </m:ctrlPr>
                  </m:naryPr>
                  <m:sub>
                    <m:r>
                      <w:rPr>
                        <w:rFonts w:ascii="Cambria Math" w:hAnsi="Cambria Math"/>
                      </w:rPr>
                      <m:t>j</m:t>
                    </m:r>
                    <m:r>
                      <w:rPr>
                        <w:rFonts w:ascii="Cambria Math" w:hAnsi="Cambria Math" w:hint="eastAsia"/>
                      </w:rPr>
                      <m:t>∈</m:t>
                    </m:r>
                    <m:r>
                      <w:rPr>
                        <w:rFonts w:ascii="Cambria Math" w:hAnsi="Cambria Math"/>
                      </w:rPr>
                      <m:t>J</m:t>
                    </m:r>
                  </m:sub>
                  <m:sup/>
                  <m:e>
                    <m:sSub>
                      <m:sSubPr>
                        <m:ctrlPr>
                          <w:rPr>
                            <w:rFonts w:ascii="Cambria Math" w:hAnsi="Cambria Math"/>
                            <w:i/>
                          </w:rPr>
                        </m:ctrlPr>
                      </m:sSubPr>
                      <m:e>
                        <m:r>
                          <w:rPr>
                            <w:rFonts w:ascii="Cambria Math" w:hAnsi="Cambria Math"/>
                          </w:rPr>
                          <m:t>S</m:t>
                        </m:r>
                      </m:e>
                      <m:sub>
                        <m:r>
                          <w:rPr>
                            <w:rFonts w:ascii="Cambria Math" w:hAnsi="Cambria Math"/>
                          </w:rPr>
                          <m:t>ij</m:t>
                        </m:r>
                      </m:sub>
                    </m:sSub>
                    <m:sSub>
                      <m:sSubPr>
                        <m:ctrlPr>
                          <w:rPr>
                            <w:rFonts w:ascii="Cambria Math" w:hAnsi="Cambria Math"/>
                            <w:i/>
                          </w:rPr>
                        </m:ctrlPr>
                      </m:sSubPr>
                      <m:e>
                        <m:r>
                          <w:rPr>
                            <w:rFonts w:ascii="Cambria Math" w:hAnsi="Cambria Math"/>
                          </w:rPr>
                          <m:t>ν</m:t>
                        </m:r>
                      </m:e>
                      <m:sub>
                        <m:r>
                          <w:rPr>
                            <w:rFonts w:ascii="Cambria Math" w:hAnsi="Cambria Math"/>
                          </w:rPr>
                          <m:t>j</m:t>
                        </m:r>
                      </m:sub>
                    </m:sSub>
                  </m:e>
                </m:nary>
                <m:r>
                  <w:rPr>
                    <w:rFonts w:ascii="Cambria Math" w:hAnsi="Cambria Math"/>
                  </w:rPr>
                  <m:t>=0</m:t>
                </m:r>
              </m:oMath>
            </m:oMathPara>
          </w:p>
        </w:tc>
        <w:tc>
          <w:tcPr>
            <w:tcW w:w="5338" w:type="dxa"/>
          </w:tcPr>
          <w:p w14:paraId="13A84F4D" w14:textId="77777777" w:rsidR="00896585" w:rsidRPr="002E1638" w:rsidRDefault="00896585" w:rsidP="00896585">
            <w:pPr>
              <w:pStyle w:val="ListParagraph"/>
              <w:numPr>
                <w:ilvl w:val="0"/>
                <w:numId w:val="11"/>
              </w:numPr>
              <w:spacing w:line="240" w:lineRule="auto"/>
            </w:pPr>
            <w:r w:rsidRPr="002E1638">
              <w:t>Mass balance</w:t>
            </w:r>
          </w:p>
        </w:tc>
      </w:tr>
      <w:tr w:rsidR="00896585" w:rsidRPr="00BE1C1B" w14:paraId="6320EBF2" w14:textId="77777777" w:rsidTr="00464C79">
        <w:tc>
          <w:tcPr>
            <w:tcW w:w="4838" w:type="dxa"/>
          </w:tcPr>
          <w:p w14:paraId="2FAC8F5B" w14:textId="77777777" w:rsidR="00896585" w:rsidRPr="002E1638" w:rsidRDefault="00000000" w:rsidP="00464C79">
            <w:pPr>
              <w:pStyle w:val="Caption"/>
            </w:pPr>
            <m:oMathPara>
              <m:oMath>
                <m:sSubSup>
                  <m:sSubSupPr>
                    <m:ctrlPr>
                      <w:rPr>
                        <w:rFonts w:ascii="Cambria Math" w:hAnsi="Cambria Math"/>
                        <w:i/>
                      </w:rPr>
                    </m:ctrlPr>
                  </m:sSubSupPr>
                  <m:e>
                    <m:r>
                      <w:rPr>
                        <w:rFonts w:ascii="Cambria Math" w:hAnsi="Cambria Math"/>
                      </w:rPr>
                      <m:t>ν</m:t>
                    </m:r>
                  </m:e>
                  <m:sub>
                    <m:r>
                      <w:rPr>
                        <w:rFonts w:ascii="Cambria Math" w:hAnsi="Cambria Math"/>
                      </w:rPr>
                      <m:t>j</m:t>
                    </m:r>
                  </m:sub>
                  <m:sup>
                    <m:r>
                      <w:rPr>
                        <w:rFonts w:ascii="Cambria Math" w:hAnsi="Cambria Math"/>
                      </w:rPr>
                      <m:t>UB</m:t>
                    </m:r>
                  </m:sup>
                </m:sSubSup>
                <m:r>
                  <m:rPr>
                    <m:sty m:val="p"/>
                  </m:rPr>
                  <w:rPr>
                    <w:rFonts w:ascii="Cambria Math" w:hAnsi="Cambria Math"/>
                  </w:rPr>
                  <m:t>≥</m:t>
                </m:r>
                <m:sSub>
                  <m:sSubPr>
                    <m:ctrlPr>
                      <w:rPr>
                        <w:rFonts w:ascii="Cambria Math" w:hAnsi="Cambria Math"/>
                        <w:i/>
                      </w:rPr>
                    </m:ctrlPr>
                  </m:sSubPr>
                  <m:e>
                    <m:r>
                      <m:rPr>
                        <m:sty m:val="p"/>
                      </m:rPr>
                      <w:rPr>
                        <w:rFonts w:ascii="Cambria Math" w:hAnsi="Cambria Math"/>
                      </w:rPr>
                      <m:t>ν</m:t>
                    </m:r>
                    <m:ctrlPr>
                      <w:rPr>
                        <w:rFonts w:ascii="Cambria Math" w:hAnsi="Cambria Math"/>
                      </w:rPr>
                    </m:ctrlPr>
                  </m:e>
                  <m:sub>
                    <m:r>
                      <w:rPr>
                        <w:rFonts w:ascii="Cambria Math" w:hAnsi="Cambria Math"/>
                      </w:rPr>
                      <m:t>j</m:t>
                    </m:r>
                  </m:sub>
                </m:sSub>
                <m:r>
                  <m:rPr>
                    <m:sty m:val="p"/>
                  </m:rPr>
                  <w:rPr>
                    <w:rFonts w:ascii="Cambria Math" w:hAnsi="Cambria Math"/>
                  </w:rPr>
                  <m:t>≥</m:t>
                </m:r>
                <m:sSubSup>
                  <m:sSubSupPr>
                    <m:ctrlPr>
                      <w:rPr>
                        <w:rFonts w:ascii="Cambria Math" w:hAnsi="Cambria Math"/>
                        <w:i/>
                      </w:rPr>
                    </m:ctrlPr>
                  </m:sSubSupPr>
                  <m:e>
                    <m:r>
                      <w:rPr>
                        <w:rFonts w:ascii="Cambria Math" w:hAnsi="Cambria Math"/>
                      </w:rPr>
                      <m:t>ν</m:t>
                    </m:r>
                  </m:e>
                  <m:sub>
                    <m:r>
                      <w:rPr>
                        <w:rFonts w:ascii="Cambria Math" w:hAnsi="Cambria Math"/>
                      </w:rPr>
                      <m:t>j</m:t>
                    </m:r>
                  </m:sub>
                  <m:sup>
                    <m:r>
                      <w:rPr>
                        <w:rFonts w:ascii="Cambria Math" w:hAnsi="Cambria Math"/>
                      </w:rPr>
                      <m:t>LB</m:t>
                    </m:r>
                  </m:sup>
                </m:sSubSup>
                <m:r>
                  <w:rPr>
                    <w:rFonts w:ascii="Cambria Math" w:hAnsi="Cambria Math"/>
                  </w:rPr>
                  <m:t xml:space="preserve">, </m:t>
                </m:r>
                <m:r>
                  <m:rPr>
                    <m:sty m:val="p"/>
                  </m:rPr>
                  <w:rPr>
                    <w:rFonts w:ascii="Cambria Math" w:hAnsi="Cambria Math" w:hint="eastAsia"/>
                  </w:rPr>
                  <m:t>∀</m:t>
                </m:r>
                <m:r>
                  <w:rPr>
                    <w:rFonts w:ascii="Cambria Math" w:hAnsi="Cambria Math"/>
                  </w:rPr>
                  <m:t>j</m:t>
                </m:r>
                <m:r>
                  <m:rPr>
                    <m:sty m:val="p"/>
                  </m:rPr>
                  <w:rPr>
                    <w:rFonts w:ascii="Cambria Math" w:hAnsi="Cambria Math" w:hint="eastAsia"/>
                  </w:rPr>
                  <m:t>∈</m:t>
                </m:r>
                <m:r>
                  <w:rPr>
                    <w:rFonts w:ascii="Cambria Math" w:hAnsi="Cambria Math"/>
                  </w:rPr>
                  <m:t>J</m:t>
                </m:r>
              </m:oMath>
            </m:oMathPara>
          </w:p>
        </w:tc>
        <w:tc>
          <w:tcPr>
            <w:tcW w:w="5338" w:type="dxa"/>
          </w:tcPr>
          <w:p w14:paraId="0A045441" w14:textId="77777777" w:rsidR="00896585" w:rsidRPr="002E1638" w:rsidRDefault="00896585" w:rsidP="00896585">
            <w:pPr>
              <w:pStyle w:val="Caption"/>
              <w:numPr>
                <w:ilvl w:val="0"/>
                <w:numId w:val="11"/>
              </w:numPr>
              <w:jc w:val="left"/>
            </w:pPr>
            <w:r w:rsidRPr="002E1638">
              <w:t>Flux bounds</w:t>
            </w:r>
          </w:p>
        </w:tc>
      </w:tr>
      <w:tr w:rsidR="00896585" w:rsidRPr="00BE1C1B" w14:paraId="08E2C451" w14:textId="77777777" w:rsidTr="00464C79">
        <w:tc>
          <w:tcPr>
            <w:tcW w:w="4838" w:type="dxa"/>
          </w:tcPr>
          <w:p w14:paraId="010894CF" w14:textId="77777777" w:rsidR="00896585" w:rsidRPr="002E1638" w:rsidRDefault="00000000" w:rsidP="00464C79">
            <w:pPr>
              <w:pStyle w:val="Caption"/>
            </w:pPr>
            <m:oMathPara>
              <m:oMath>
                <m:sSub>
                  <m:sSubPr>
                    <m:ctrlPr>
                      <w:rPr>
                        <w:rFonts w:ascii="Cambria Math" w:hAnsi="Cambria Math"/>
                        <w:i/>
                      </w:rPr>
                    </m:ctrlPr>
                  </m:sSubPr>
                  <m:e>
                    <m:r>
                      <w:rPr>
                        <w:rFonts w:ascii="Cambria Math" w:hAnsi="Cambria Math"/>
                      </w:rPr>
                      <m:t>ν</m:t>
                    </m:r>
                    <m:ctrlPr>
                      <w:rPr>
                        <w:rFonts w:ascii="Cambria Math" w:hAnsi="Cambria Math"/>
                      </w:rPr>
                    </m:ctrlPr>
                  </m:e>
                  <m:sub>
                    <m:r>
                      <w:rPr>
                        <w:rFonts w:ascii="Cambria Math" w:hAnsi="Cambria Math"/>
                      </w:rPr>
                      <m:t>j</m:t>
                    </m:r>
                  </m:sub>
                </m:sSub>
                <m:r>
                  <m:rPr>
                    <m:sty m:val="p"/>
                  </m:rPr>
                  <w:rPr>
                    <w:rFonts w:ascii="Cambria Math" w:hAnsi="Cambria Math"/>
                  </w:rPr>
                  <m:t>≥</m:t>
                </m:r>
                <m:r>
                  <w:rPr>
                    <w:rFonts w:ascii="Cambria Math" w:hAnsi="Cambria Math"/>
                  </w:rPr>
                  <m:t xml:space="preserve">0, </m:t>
                </m:r>
                <m:r>
                  <m:rPr>
                    <m:sty m:val="p"/>
                  </m:rPr>
                  <w:rPr>
                    <w:rFonts w:ascii="Cambria Math" w:hAnsi="Cambria Math" w:hint="eastAsia"/>
                  </w:rPr>
                  <m:t>∀</m:t>
                </m:r>
                <m:r>
                  <w:rPr>
                    <w:rFonts w:ascii="Cambria Math" w:hAnsi="Cambria Math"/>
                  </w:rPr>
                  <m:t>j</m:t>
                </m:r>
                <m:r>
                  <m:rPr>
                    <m:sty m:val="p"/>
                  </m:rPr>
                  <w:rPr>
                    <w:rFonts w:ascii="Cambria Math" w:hAnsi="Cambria Math" w:hint="eastAsia"/>
                  </w:rPr>
                  <m:t>∈</m:t>
                </m:r>
                <m:r>
                  <w:rPr>
                    <w:rFonts w:ascii="Cambria Math" w:hAnsi="Cambria Math"/>
                  </w:rPr>
                  <m:t>J</m:t>
                </m:r>
              </m:oMath>
            </m:oMathPara>
          </w:p>
        </w:tc>
        <w:tc>
          <w:tcPr>
            <w:tcW w:w="5338" w:type="dxa"/>
          </w:tcPr>
          <w:p w14:paraId="41418046" w14:textId="77777777" w:rsidR="00896585" w:rsidRPr="002E1638" w:rsidRDefault="00896585" w:rsidP="00896585">
            <w:pPr>
              <w:pStyle w:val="Caption"/>
              <w:numPr>
                <w:ilvl w:val="0"/>
                <w:numId w:val="11"/>
              </w:numPr>
              <w:jc w:val="left"/>
              <w:rPr>
                <w:b/>
              </w:rPr>
            </w:pPr>
            <w:r w:rsidRPr="002E1638">
              <w:t>Non-negative fluxes only</w:t>
            </w:r>
          </w:p>
        </w:tc>
      </w:tr>
      <w:tr w:rsidR="00896585" w:rsidRPr="00BE1C1B" w14:paraId="0A525DFF" w14:textId="77777777" w:rsidTr="00464C79">
        <w:tc>
          <w:tcPr>
            <w:tcW w:w="4838" w:type="dxa"/>
          </w:tcPr>
          <w:p w14:paraId="7E920FEB" w14:textId="77777777" w:rsidR="00896585" w:rsidRPr="002E1638" w:rsidRDefault="00000000" w:rsidP="00464C79">
            <w:pPr>
              <w:pStyle w:val="Normalfirstindented"/>
              <w:spacing w:line="240" w:lineRule="auto"/>
              <w:jc w:val="center"/>
            </w:pPr>
            <m:oMathPara>
              <m:oMath>
                <m:sSubSup>
                  <m:sSubSupPr>
                    <m:ctrlPr>
                      <w:rPr>
                        <w:rFonts w:ascii="Cambria Math" w:hAnsi="Cambria Math"/>
                        <w:i/>
                      </w:rPr>
                    </m:ctrlPr>
                  </m:sSubSupPr>
                  <m:e>
                    <m:sSub>
                      <m:sSubPr>
                        <m:ctrlPr>
                          <w:rPr>
                            <w:rFonts w:ascii="Cambria Math" w:hAnsi="Cambria Math"/>
                            <w:i/>
                          </w:rPr>
                        </m:ctrlPr>
                      </m:sSubPr>
                      <m:e>
                        <m:r>
                          <w:rPr>
                            <w:rFonts w:ascii="Cambria Math" w:hAnsi="Cambria Math"/>
                          </w:rPr>
                          <m:t>ν</m:t>
                        </m:r>
                      </m:e>
                      <m:sub>
                        <m:r>
                          <w:rPr>
                            <w:rFonts w:ascii="Cambria Math" w:hAnsi="Cambria Math"/>
                          </w:rPr>
                          <m:t>Ex</m:t>
                        </m:r>
                      </m:sub>
                    </m:sSub>
                    <m:r>
                      <w:rPr>
                        <w:rFonts w:ascii="Cambria Math" w:hAnsi="Cambria Math"/>
                      </w:rPr>
                      <m:t>=ν</m:t>
                    </m:r>
                  </m:e>
                  <m:sub>
                    <m:r>
                      <w:rPr>
                        <w:rFonts w:ascii="Cambria Math" w:hAnsi="Cambria Math"/>
                      </w:rPr>
                      <m:t>Ex</m:t>
                    </m:r>
                  </m:sub>
                  <m:sup>
                    <m:r>
                      <w:rPr>
                        <w:rFonts w:ascii="Cambria Math" w:hAnsi="Cambria Math"/>
                      </w:rPr>
                      <m:t>exp</m:t>
                    </m:r>
                  </m:sup>
                </m:sSubSup>
              </m:oMath>
            </m:oMathPara>
          </w:p>
        </w:tc>
        <w:tc>
          <w:tcPr>
            <w:tcW w:w="5338" w:type="dxa"/>
          </w:tcPr>
          <w:p w14:paraId="4479A8ED" w14:textId="77777777" w:rsidR="00896585" w:rsidRPr="002E1638" w:rsidRDefault="00896585" w:rsidP="00896585">
            <w:pPr>
              <w:pStyle w:val="Normalfirstindented"/>
              <w:numPr>
                <w:ilvl w:val="0"/>
                <w:numId w:val="11"/>
              </w:numPr>
              <w:spacing w:line="240" w:lineRule="auto"/>
              <w:jc w:val="left"/>
            </w:pPr>
            <w:r w:rsidRPr="002E1638">
              <w:t>Enforcing medium composition</w:t>
            </w:r>
          </w:p>
        </w:tc>
      </w:tr>
      <w:tr w:rsidR="00896585" w:rsidRPr="00BE1C1B" w14:paraId="50A383CB" w14:textId="77777777" w:rsidTr="00464C79">
        <w:tc>
          <w:tcPr>
            <w:tcW w:w="4838" w:type="dxa"/>
          </w:tcPr>
          <w:p w14:paraId="14ECC792" w14:textId="77777777" w:rsidR="00896585" w:rsidRPr="002E1638" w:rsidRDefault="00896585" w:rsidP="00464C79">
            <w:pPr>
              <w:pStyle w:val="Normalfirstindented"/>
              <w:spacing w:line="240" w:lineRule="auto"/>
              <w:jc w:val="center"/>
            </w:pPr>
            <m:oMathPara>
              <m:oMath>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exp</m:t>
                    </m:r>
                  </m:sup>
                </m:sSup>
              </m:oMath>
            </m:oMathPara>
          </w:p>
        </w:tc>
        <w:tc>
          <w:tcPr>
            <w:tcW w:w="5338" w:type="dxa"/>
          </w:tcPr>
          <w:p w14:paraId="5AB0EDE6" w14:textId="77777777" w:rsidR="00896585" w:rsidRPr="002E1638" w:rsidRDefault="00896585" w:rsidP="00896585">
            <w:pPr>
              <w:pStyle w:val="Normalfirstindented"/>
              <w:numPr>
                <w:ilvl w:val="0"/>
                <w:numId w:val="11"/>
              </w:numPr>
              <w:spacing w:line="240" w:lineRule="auto"/>
              <w:jc w:val="left"/>
            </w:pPr>
            <w:bookmarkStart w:id="30" w:name="_Ref167363142"/>
            <w:r w:rsidRPr="002E1638">
              <w:t>Enforcing measured growth rate</w:t>
            </w:r>
            <w:bookmarkEnd w:id="30"/>
          </w:p>
        </w:tc>
      </w:tr>
      <w:tr w:rsidR="00896585" w:rsidRPr="00BE1C1B" w14:paraId="73AA003E" w14:textId="77777777" w:rsidTr="00464C79">
        <w:trPr>
          <w:trHeight w:val="1152"/>
        </w:trPr>
        <w:tc>
          <w:tcPr>
            <w:tcW w:w="4838" w:type="dxa"/>
            <w:vAlign w:val="center"/>
          </w:tcPr>
          <w:p w14:paraId="2C03EA86" w14:textId="77777777" w:rsidR="00896585" w:rsidRPr="0009563F" w:rsidRDefault="00000000" w:rsidP="00464C79">
            <w:pPr>
              <w:pStyle w:val="Caption"/>
              <w:jc w:val="center"/>
            </w:pPr>
            <m:oMathPara>
              <m:oMath>
                <m:nary>
                  <m:naryPr>
                    <m:chr m:val="∑"/>
                    <m:supHide m:val="1"/>
                    <m:ctrlPr>
                      <w:rPr>
                        <w:rFonts w:ascii="Cambria Math" w:hAnsi="Cambria Math"/>
                        <w:i/>
                      </w:rPr>
                    </m:ctrlPr>
                  </m:naryPr>
                  <m:sub>
                    <m:r>
                      <w:rPr>
                        <w:rFonts w:ascii="Cambria Math" w:hAnsi="Cambria Math"/>
                      </w:rPr>
                      <m:t>comp∈Comp</m:t>
                    </m:r>
                  </m:sub>
                  <m:sup/>
                  <m:e>
                    <m:sSub>
                      <m:sSubPr>
                        <m:ctrlPr>
                          <w:rPr>
                            <w:rFonts w:ascii="Cambria Math" w:hAnsi="Cambria Math"/>
                            <w:i/>
                          </w:rPr>
                        </m:ctrlPr>
                      </m:sSubPr>
                      <m:e>
                        <m:r>
                          <w:rPr>
                            <w:rFonts w:ascii="Cambria Math" w:hAnsi="Cambria Math"/>
                          </w:rPr>
                          <m:t>ν</m:t>
                        </m:r>
                      </m:e>
                      <m:sub>
                        <m:r>
                          <w:rPr>
                            <w:rFonts w:ascii="Cambria Math" w:hAnsi="Cambria Math"/>
                          </w:rPr>
                          <m:t>pro,comp</m:t>
                        </m:r>
                      </m:sub>
                    </m:sSub>
                    <m:r>
                      <w:rPr>
                        <w:rFonts w:ascii="Cambria Math" w:hAnsi="Cambria Math"/>
                      </w:rPr>
                      <m:t xml:space="preserve"> </m:t>
                    </m:r>
                  </m:e>
                </m:nary>
                <m:r>
                  <w:rPr>
                    <w:rFonts w:ascii="Cambria Math" w:hAnsi="Cambria Math"/>
                  </w:rPr>
                  <m:t>=</m:t>
                </m:r>
                <m:sSubSup>
                  <m:sSubSupPr>
                    <m:ctrlPr>
                      <w:rPr>
                        <w:rFonts w:ascii="Cambria Math" w:hAnsi="Cambria Math"/>
                        <w:i/>
                      </w:rPr>
                    </m:ctrlPr>
                  </m:sSubSupPr>
                  <m:e>
                    <m:r>
                      <w:rPr>
                        <w:rFonts w:ascii="Cambria Math" w:hAnsi="Cambria Math"/>
                      </w:rPr>
                      <m:t>ν</m:t>
                    </m:r>
                  </m:e>
                  <m:sub>
                    <m:r>
                      <w:rPr>
                        <w:rFonts w:ascii="Cambria Math" w:hAnsi="Cambria Math"/>
                      </w:rPr>
                      <m:t>pro</m:t>
                    </m:r>
                  </m:sub>
                  <m:sup>
                    <m:r>
                      <w:rPr>
                        <w:rFonts w:ascii="Cambria Math" w:hAnsi="Cambria Math"/>
                      </w:rPr>
                      <m:t>exp</m:t>
                    </m:r>
                  </m:sup>
                </m:sSubSup>
                <m:d>
                  <m:dPr>
                    <m:ctrlPr>
                      <w:rPr>
                        <w:rFonts w:ascii="Cambria Math" w:hAnsi="Cambria Math"/>
                        <w:i/>
                      </w:rPr>
                    </m:ctrlPr>
                  </m:dPr>
                  <m:e>
                    <m:r>
                      <w:rPr>
                        <w:rFonts w:ascii="Cambria Math" w:hAnsi="Cambria Math"/>
                      </w:rPr>
                      <m:t>1+</m:t>
                    </m:r>
                    <m:sSubSup>
                      <m:sSubSupPr>
                        <m:ctrlPr>
                          <w:rPr>
                            <w:rFonts w:ascii="Cambria Math" w:hAnsi="Cambria Math"/>
                            <w:i/>
                          </w:rPr>
                        </m:ctrlPr>
                      </m:sSubSupPr>
                      <m:e>
                        <m:r>
                          <w:rPr>
                            <w:rFonts w:ascii="Cambria Math" w:hAnsi="Cambria Math"/>
                          </w:rPr>
                          <m:t>s</m:t>
                        </m:r>
                      </m:e>
                      <m:sub>
                        <m:r>
                          <w:rPr>
                            <w:rFonts w:ascii="Cambria Math" w:hAnsi="Cambria Math"/>
                          </w:rPr>
                          <m:t>pro</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pro</m:t>
                        </m:r>
                      </m:sub>
                      <m:sup>
                        <m:r>
                          <w:rPr>
                            <w:rFonts w:ascii="Cambria Math" w:hAnsi="Cambria Math"/>
                          </w:rPr>
                          <m:t>-</m:t>
                        </m:r>
                      </m:sup>
                    </m:sSubSup>
                  </m:e>
                </m:d>
                <m:r>
                  <w:rPr>
                    <w:rFonts w:ascii="Cambria Math" w:hAnsi="Cambria Math"/>
                  </w:rPr>
                  <m:t xml:space="preserve">, </m:t>
                </m:r>
              </m:oMath>
            </m:oMathPara>
          </w:p>
          <w:p w14:paraId="2D48E01C" w14:textId="77777777" w:rsidR="00896585" w:rsidRPr="002E1638" w:rsidRDefault="00896585" w:rsidP="00464C79">
            <w:pPr>
              <w:pStyle w:val="Caption"/>
              <w:jc w:val="center"/>
            </w:pPr>
            <m:oMathPara>
              <m:oMath>
                <m:r>
                  <w:rPr>
                    <w:rFonts w:ascii="Cambria Math" w:hAnsi="Cambria Math"/>
                  </w:rPr>
                  <m:t>∀pro∈Pro</m:t>
                </m:r>
              </m:oMath>
            </m:oMathPara>
          </w:p>
        </w:tc>
        <w:tc>
          <w:tcPr>
            <w:tcW w:w="5338" w:type="dxa"/>
            <w:vAlign w:val="center"/>
          </w:tcPr>
          <w:p w14:paraId="5FCA6C4F" w14:textId="77777777" w:rsidR="00896585" w:rsidRPr="002E1638" w:rsidRDefault="00896585" w:rsidP="00896585">
            <w:pPr>
              <w:pStyle w:val="Normalfirstindented"/>
              <w:numPr>
                <w:ilvl w:val="0"/>
                <w:numId w:val="11"/>
              </w:numPr>
              <w:spacing w:line="240" w:lineRule="auto"/>
              <w:jc w:val="left"/>
            </w:pPr>
            <w:bookmarkStart w:id="31" w:name="_Ref167363058"/>
            <w:r w:rsidRPr="002E1638">
              <w:t>Enforcing measured protein translation rates</w:t>
            </w:r>
            <w:bookmarkEnd w:id="31"/>
            <w:r w:rsidRPr="002E1638">
              <w:t xml:space="preserve"> across all cellular compartments (i.e., </w:t>
            </w:r>
            <m:oMath>
              <m:r>
                <m:rPr>
                  <m:sty m:val="p"/>
                </m:rPr>
                <w:rPr>
                  <w:rFonts w:ascii="Cambria Math" w:hAnsi="Cambria Math" w:hint="eastAsia"/>
                </w:rPr>
                <m:t>∀</m:t>
              </m:r>
              <m:r>
                <m:rPr>
                  <m:sty m:val="p"/>
                </m:rPr>
                <w:rPr>
                  <w:rFonts w:ascii="Cambria Math" w:hAnsi="Cambria Math"/>
                </w:rPr>
                <m:t xml:space="preserve"> </m:t>
              </m:r>
              <m:r>
                <w:rPr>
                  <w:rFonts w:ascii="Cambria Math" w:hAnsi="Cambria Math"/>
                </w:rPr>
                <m:t>comp</m:t>
              </m:r>
            </m:oMath>
            <w:r w:rsidRPr="002E1638">
              <w:t>)</w:t>
            </w:r>
          </w:p>
        </w:tc>
      </w:tr>
      <w:tr w:rsidR="00896585" w:rsidRPr="00BE1C1B" w14:paraId="2A71EF7F" w14:textId="77777777" w:rsidTr="00464C79">
        <w:tc>
          <w:tcPr>
            <w:tcW w:w="4838" w:type="dxa"/>
          </w:tcPr>
          <w:p w14:paraId="5BD839CA" w14:textId="77777777" w:rsidR="00896585" w:rsidRPr="002E1638" w:rsidRDefault="00000000" w:rsidP="00464C79">
            <w:pPr>
              <w:pStyle w:val="Normalfirstindented"/>
              <w:spacing w:line="240" w:lineRule="auto"/>
              <w:jc w:val="center"/>
            </w:pPr>
            <m:oMathPara>
              <m:oMath>
                <m:sSub>
                  <m:sSubPr>
                    <m:ctrlPr>
                      <w:rPr>
                        <w:rFonts w:ascii="Cambria Math" w:hAnsi="Cambria Math"/>
                        <w:i/>
                        <w:iCs/>
                      </w:rPr>
                    </m:ctrlPr>
                  </m:sSubPr>
                  <m:e>
                    <m:r>
                      <w:rPr>
                        <w:rFonts w:ascii="Cambria Math" w:hAnsi="Cambria Math"/>
                      </w:rPr>
                      <m:t>ν</m:t>
                    </m:r>
                  </m:e>
                  <m:sub>
                    <m:r>
                      <w:rPr>
                        <w:rFonts w:ascii="Cambria Math" w:hAnsi="Cambria Math"/>
                      </w:rPr>
                      <m:t>ribo,comp</m:t>
                    </m:r>
                  </m:sub>
                </m:sSub>
                <m:r>
                  <w:rPr>
                    <w:rFonts w:ascii="Cambria Math" w:hAnsi="Cambria Math"/>
                  </w:rPr>
                  <m:t>=</m:t>
                </m:r>
                <m:f>
                  <m:fPr>
                    <m:ctrlPr>
                      <w:rPr>
                        <w:rFonts w:ascii="Cambria Math" w:hAnsi="Cambria Math"/>
                        <w:i/>
                        <w:iCs/>
                      </w:rPr>
                    </m:ctrlPr>
                  </m:fPr>
                  <m:num>
                    <m:r>
                      <w:rPr>
                        <w:rFonts w:ascii="Cambria Math" w:hAnsi="Cambria Math"/>
                      </w:rPr>
                      <m:t>μ</m:t>
                    </m:r>
                  </m:num>
                  <m:den>
                    <m:sSub>
                      <m:sSubPr>
                        <m:ctrlPr>
                          <w:rPr>
                            <w:rFonts w:ascii="Cambria Math" w:hAnsi="Cambria Math"/>
                            <w:i/>
                            <w:iCs/>
                          </w:rPr>
                        </m:ctrlPr>
                      </m:sSubPr>
                      <m:e>
                        <m:r>
                          <w:rPr>
                            <w:rFonts w:ascii="Cambria Math" w:hAnsi="Cambria Math"/>
                          </w:rPr>
                          <m:t>k</m:t>
                        </m:r>
                      </m:e>
                      <m:sub>
                        <m:r>
                          <w:rPr>
                            <w:rFonts w:ascii="Cambria Math" w:hAnsi="Cambria Math"/>
                          </w:rPr>
                          <m:t>ribo</m:t>
                        </m:r>
                      </m:sub>
                    </m:sSub>
                  </m:den>
                </m:f>
                <m:nary>
                  <m:naryPr>
                    <m:chr m:val="∑"/>
                    <m:supHide m:val="1"/>
                    <m:ctrlPr>
                      <w:rPr>
                        <w:rFonts w:ascii="Cambria Math" w:hAnsi="Cambria Math"/>
                        <w:i/>
                        <w:iCs/>
                      </w:rPr>
                    </m:ctrlPr>
                  </m:naryPr>
                  <m:sub>
                    <m:r>
                      <w:rPr>
                        <w:rFonts w:ascii="Cambria Math" w:hAnsi="Cambria Math"/>
                      </w:rPr>
                      <m:t>comp</m:t>
                    </m:r>
                  </m:sub>
                  <m:sup/>
                  <m:e>
                    <m:sSubSup>
                      <m:sSubSupPr>
                        <m:ctrlPr>
                          <w:rPr>
                            <w:rFonts w:ascii="Cambria Math" w:hAnsi="Cambria Math"/>
                            <w:i/>
                            <w:iCs/>
                          </w:rPr>
                        </m:ctrlPr>
                      </m:sSubSupPr>
                      <m:e>
                        <m:r>
                          <w:rPr>
                            <w:rFonts w:ascii="Cambria Math" w:hAnsi="Cambria Math"/>
                          </w:rPr>
                          <m:t>N</m:t>
                        </m:r>
                      </m:e>
                      <m:sub>
                        <m:r>
                          <w:rPr>
                            <w:rFonts w:ascii="Cambria Math" w:hAnsi="Cambria Math"/>
                          </w:rPr>
                          <m:t>pro,comp</m:t>
                        </m:r>
                      </m:sub>
                      <m:sup>
                        <m:r>
                          <w:rPr>
                            <w:rFonts w:ascii="Cambria Math" w:hAnsi="Cambria Math"/>
                          </w:rPr>
                          <m:t>AA</m:t>
                        </m:r>
                      </m:sup>
                    </m:sSubSup>
                  </m:e>
                </m:nary>
                <m:sSub>
                  <m:sSubPr>
                    <m:ctrlPr>
                      <w:rPr>
                        <w:rFonts w:ascii="Cambria Math" w:hAnsi="Cambria Math"/>
                        <w:i/>
                        <w:iCs/>
                      </w:rPr>
                    </m:ctrlPr>
                  </m:sSubPr>
                  <m:e>
                    <m:r>
                      <w:rPr>
                        <w:rFonts w:ascii="Cambria Math" w:hAnsi="Cambria Math"/>
                      </w:rPr>
                      <m:t>ν</m:t>
                    </m:r>
                  </m:e>
                  <m:sub>
                    <m:r>
                      <w:rPr>
                        <w:rFonts w:ascii="Cambria Math" w:hAnsi="Cambria Math"/>
                      </w:rPr>
                      <m:t>pro,comp</m:t>
                    </m:r>
                  </m:sub>
                </m:sSub>
                <m:r>
                  <w:rPr>
                    <w:rFonts w:ascii="Cambria Math" w:hAnsi="Cambria Math"/>
                  </w:rPr>
                  <m:t>,</m:t>
                </m:r>
                <m:r>
                  <m:rPr>
                    <m:sty m:val="p"/>
                  </m:rPr>
                  <w:rPr>
                    <w:rFonts w:ascii="Cambria Math" w:hAnsi="Cambria Math"/>
                  </w:rPr>
                  <m:t>  </m:t>
                </m:r>
                <m:r>
                  <m:rPr>
                    <m:sty m:val="p"/>
                  </m:rPr>
                  <w:rPr>
                    <w:rFonts w:ascii="Cambria Math" w:hAnsi="Cambria Math"/>
                  </w:rPr>
                  <w:br/>
                </m:r>
              </m:oMath>
              <m:oMath>
                <m:r>
                  <w:rPr>
                    <w:rFonts w:ascii="Cambria Math" w:hAnsi="Cambria Math" w:hint="eastAsia"/>
                  </w:rPr>
                  <m:t>∀</m:t>
                </m:r>
                <m:r>
                  <w:rPr>
                    <w:rFonts w:ascii="Cambria Math" w:hAnsi="Cambria Math"/>
                  </w:rPr>
                  <m:t>comp</m:t>
                </m:r>
                <m:r>
                  <w:rPr>
                    <w:rFonts w:ascii="Cambria Math" w:hAnsi="Cambria Math" w:hint="eastAsia"/>
                  </w:rPr>
                  <m:t>∈</m:t>
                </m:r>
                <m:r>
                  <w:rPr>
                    <w:rFonts w:ascii="Cambria Math" w:hAnsi="Cambria Math"/>
                  </w:rPr>
                  <m:t>nuc,mito</m:t>
                </m:r>
              </m:oMath>
            </m:oMathPara>
          </w:p>
        </w:tc>
        <w:tc>
          <w:tcPr>
            <w:tcW w:w="5338" w:type="dxa"/>
            <w:vAlign w:val="center"/>
          </w:tcPr>
          <w:p w14:paraId="112DF08C" w14:textId="77777777" w:rsidR="00896585" w:rsidRPr="002E1638" w:rsidRDefault="00896585" w:rsidP="00896585">
            <w:pPr>
              <w:pStyle w:val="Normalfirstindented"/>
              <w:numPr>
                <w:ilvl w:val="0"/>
                <w:numId w:val="11"/>
              </w:numPr>
              <w:spacing w:line="240" w:lineRule="auto"/>
              <w:jc w:val="left"/>
            </w:pPr>
            <w:r w:rsidRPr="002E1638">
              <w:t>Ribosome-protein coupling</w:t>
            </w:r>
          </w:p>
        </w:tc>
      </w:tr>
      <w:tr w:rsidR="00896585" w:rsidRPr="00BE1C1B" w14:paraId="5C3F81B6" w14:textId="77777777" w:rsidTr="00464C79">
        <w:tc>
          <w:tcPr>
            <w:tcW w:w="4838" w:type="dxa"/>
          </w:tcPr>
          <w:p w14:paraId="6FFD9D4C" w14:textId="77777777" w:rsidR="00896585" w:rsidRPr="002E1638" w:rsidRDefault="00000000" w:rsidP="00464C79">
            <w:pPr>
              <w:pStyle w:val="Caption"/>
            </w:pPr>
            <m:oMathPara>
              <m:oMath>
                <m:nary>
                  <m:naryPr>
                    <m:chr m:val="∑"/>
                    <m:supHide m:val="1"/>
                    <m:ctrlPr>
                      <w:rPr>
                        <w:rFonts w:ascii="Cambria Math" w:hAnsi="Cambria Math"/>
                        <w:i/>
                      </w:rPr>
                    </m:ctrlPr>
                  </m:naryPr>
                  <m:sub>
                    <m:r>
                      <w:rPr>
                        <w:rFonts w:ascii="Cambria Math" w:hAnsi="Cambria Math"/>
                      </w:rPr>
                      <m:t>pro∈Pro</m:t>
                    </m:r>
                  </m:sub>
                  <m:sup/>
                  <m:e>
                    <m:sSub>
                      <m:sSubPr>
                        <m:ctrlPr>
                          <w:rPr>
                            <w:rFonts w:ascii="Cambria Math" w:hAnsi="Cambria Math"/>
                            <w:i/>
                          </w:rPr>
                        </m:ctrlPr>
                      </m:sSubPr>
                      <m:e>
                        <m:r>
                          <w:rPr>
                            <w:rFonts w:ascii="Cambria Math" w:hAnsi="Cambria Math"/>
                          </w:rPr>
                          <m:t>W</m:t>
                        </m:r>
                      </m:e>
                      <m:sub>
                        <m:r>
                          <w:rPr>
                            <w:rFonts w:ascii="Cambria Math" w:hAnsi="Cambria Math"/>
                          </w:rPr>
                          <m:t>pro</m:t>
                        </m:r>
                      </m:sub>
                    </m:sSub>
                    <m:sSub>
                      <m:sSubPr>
                        <m:ctrlPr>
                          <w:rPr>
                            <w:rFonts w:ascii="Cambria Math" w:hAnsi="Cambria Math"/>
                            <w:i/>
                          </w:rPr>
                        </m:ctrlPr>
                      </m:sSubPr>
                      <m:e>
                        <m:r>
                          <w:rPr>
                            <w:rFonts w:ascii="Cambria Math" w:hAnsi="Cambria Math"/>
                          </w:rPr>
                          <m:t>ν</m:t>
                        </m:r>
                      </m:e>
                      <m:sub>
                        <m:r>
                          <w:rPr>
                            <w:rFonts w:ascii="Cambria Math" w:hAnsi="Cambria Math"/>
                          </w:rPr>
                          <m:t>pro</m:t>
                        </m:r>
                      </m:sub>
                    </m:sSub>
                  </m:e>
                </m:nary>
                <m:r>
                  <w:rPr>
                    <w:rFonts w:ascii="Cambria Math" w:hAnsi="Cambria Math"/>
                  </w:rPr>
                  <m:t>≤μ</m:t>
                </m:r>
                <m:sSubSup>
                  <m:sSubSupPr>
                    <m:ctrlPr>
                      <w:rPr>
                        <w:rFonts w:ascii="Cambria Math" w:hAnsi="Cambria Math"/>
                        <w:i/>
                      </w:rPr>
                    </m:ctrlPr>
                  </m:sSubSupPr>
                  <m:e>
                    <m:r>
                      <w:rPr>
                        <w:rFonts w:ascii="Cambria Math" w:hAnsi="Cambria Math"/>
                      </w:rPr>
                      <m:t>f</m:t>
                    </m:r>
                  </m:e>
                  <m:sub>
                    <m:r>
                      <w:rPr>
                        <w:rFonts w:ascii="Cambria Math" w:hAnsi="Cambria Math"/>
                      </w:rPr>
                      <m:t>Protein</m:t>
                    </m:r>
                  </m:sub>
                  <m:sup>
                    <m:r>
                      <w:rPr>
                        <w:rFonts w:ascii="Cambria Math" w:hAnsi="Cambria Math"/>
                      </w:rPr>
                      <m:t>exp</m:t>
                    </m:r>
                  </m:sup>
                </m:sSubSup>
              </m:oMath>
            </m:oMathPara>
          </w:p>
        </w:tc>
        <w:tc>
          <w:tcPr>
            <w:tcW w:w="5338" w:type="dxa"/>
            <w:vAlign w:val="center"/>
          </w:tcPr>
          <w:p w14:paraId="6F88555B" w14:textId="77777777" w:rsidR="00896585" w:rsidRPr="002E1638" w:rsidRDefault="00896585" w:rsidP="00896585">
            <w:pPr>
              <w:pStyle w:val="Normalfirstindented"/>
              <w:numPr>
                <w:ilvl w:val="0"/>
                <w:numId w:val="11"/>
              </w:numPr>
              <w:spacing w:line="240" w:lineRule="auto"/>
              <w:jc w:val="left"/>
            </w:pPr>
            <w:r w:rsidRPr="002E1638">
              <w:t>Protein capacity</w:t>
            </w:r>
          </w:p>
        </w:tc>
      </w:tr>
      <w:tr w:rsidR="00896585" w:rsidRPr="00BE1C1B" w14:paraId="681BEBE7" w14:textId="77777777" w:rsidTr="00464C79">
        <w:tc>
          <w:tcPr>
            <w:tcW w:w="4838" w:type="dxa"/>
          </w:tcPr>
          <w:p w14:paraId="0B60147D" w14:textId="77777777" w:rsidR="00896585" w:rsidRPr="002E1638" w:rsidRDefault="00000000" w:rsidP="00464C79">
            <w:pPr>
              <w:pStyle w:val="Caption"/>
            </w:pPr>
            <m:oMathPara>
              <m:oMath>
                <m:nary>
                  <m:naryPr>
                    <m:chr m:val="∑"/>
                    <m:supHide m:val="1"/>
                    <m:ctrlPr>
                      <w:rPr>
                        <w:rFonts w:ascii="Cambria Math" w:hAnsi="Cambria Math"/>
                        <w:i/>
                      </w:rPr>
                    </m:ctrlPr>
                  </m:naryPr>
                  <m:sub>
                    <m:r>
                      <w:rPr>
                        <w:rFonts w:ascii="Cambria Math" w:hAnsi="Cambria Math"/>
                      </w:rPr>
                      <m:t>pro∈Pr</m:t>
                    </m:r>
                    <m:sSup>
                      <m:sSupPr>
                        <m:ctrlPr>
                          <w:rPr>
                            <w:rFonts w:ascii="Cambria Math" w:hAnsi="Cambria Math"/>
                            <w:i/>
                          </w:rPr>
                        </m:ctrlPr>
                      </m:sSupPr>
                      <m:e>
                        <m:r>
                          <w:rPr>
                            <w:rFonts w:ascii="Cambria Math" w:hAnsi="Cambria Math"/>
                          </w:rPr>
                          <m:t>o</m:t>
                        </m:r>
                      </m:e>
                      <m:sup>
                        <m:r>
                          <w:rPr>
                            <w:rFonts w:ascii="Cambria Math" w:hAnsi="Cambria Math"/>
                          </w:rPr>
                          <m:t>Mito</m:t>
                        </m:r>
                      </m:sup>
                    </m:sSup>
                  </m:sub>
                  <m:sup/>
                  <m:e>
                    <m:sSub>
                      <m:sSubPr>
                        <m:ctrlPr>
                          <w:rPr>
                            <w:rFonts w:ascii="Cambria Math" w:hAnsi="Cambria Math"/>
                            <w:i/>
                          </w:rPr>
                        </m:ctrlPr>
                      </m:sSubPr>
                      <m:e>
                        <m:r>
                          <w:rPr>
                            <w:rFonts w:ascii="Cambria Math" w:hAnsi="Cambria Math"/>
                          </w:rPr>
                          <m:t>W</m:t>
                        </m:r>
                      </m:e>
                      <m:sub>
                        <m:r>
                          <w:rPr>
                            <w:rFonts w:ascii="Cambria Math" w:hAnsi="Cambria Math"/>
                          </w:rPr>
                          <m:t>pro</m:t>
                        </m:r>
                      </m:sub>
                    </m:sSub>
                    <m:sSub>
                      <m:sSubPr>
                        <m:ctrlPr>
                          <w:rPr>
                            <w:rFonts w:ascii="Cambria Math" w:hAnsi="Cambria Math"/>
                            <w:i/>
                          </w:rPr>
                        </m:ctrlPr>
                      </m:sSubPr>
                      <m:e>
                        <m:r>
                          <w:rPr>
                            <w:rFonts w:ascii="Cambria Math" w:hAnsi="Cambria Math"/>
                          </w:rPr>
                          <m:t>ν</m:t>
                        </m:r>
                      </m:e>
                      <m:sub>
                        <m:r>
                          <w:rPr>
                            <w:rFonts w:ascii="Cambria Math" w:hAnsi="Cambria Math"/>
                          </w:rPr>
                          <m:t>pro</m:t>
                        </m:r>
                      </m:sub>
                    </m:sSub>
                  </m:e>
                </m:nary>
                <m:r>
                  <w:rPr>
                    <w:rFonts w:ascii="Cambria Math" w:hAnsi="Cambria Math"/>
                  </w:rPr>
                  <m:t>≤μ</m:t>
                </m:r>
                <m:sSubSup>
                  <m:sSubSupPr>
                    <m:ctrlPr>
                      <w:rPr>
                        <w:rFonts w:ascii="Cambria Math" w:hAnsi="Cambria Math"/>
                        <w:i/>
                      </w:rPr>
                    </m:ctrlPr>
                  </m:sSubSupPr>
                  <m:e>
                    <m:r>
                      <w:rPr>
                        <w:rFonts w:ascii="Cambria Math" w:hAnsi="Cambria Math"/>
                      </w:rPr>
                      <m:t>f</m:t>
                    </m:r>
                  </m:e>
                  <m:sub>
                    <m:r>
                      <w:rPr>
                        <w:rFonts w:ascii="Cambria Math" w:hAnsi="Cambria Math"/>
                      </w:rPr>
                      <m:t>MitoPro</m:t>
                    </m:r>
                  </m:sub>
                  <m:sup>
                    <m:r>
                      <w:rPr>
                        <w:rFonts w:ascii="Cambria Math" w:hAnsi="Cambria Math"/>
                      </w:rPr>
                      <m:t>exp</m:t>
                    </m:r>
                  </m:sup>
                </m:sSubSup>
              </m:oMath>
            </m:oMathPara>
          </w:p>
        </w:tc>
        <w:tc>
          <w:tcPr>
            <w:tcW w:w="5338" w:type="dxa"/>
            <w:vAlign w:val="center"/>
          </w:tcPr>
          <w:p w14:paraId="7FFEAC10" w14:textId="77777777" w:rsidR="00896585" w:rsidRPr="002E1638" w:rsidRDefault="00896585" w:rsidP="00896585">
            <w:pPr>
              <w:pStyle w:val="Normalfirstindented"/>
              <w:numPr>
                <w:ilvl w:val="0"/>
                <w:numId w:val="11"/>
              </w:numPr>
              <w:spacing w:line="240" w:lineRule="auto"/>
              <w:jc w:val="left"/>
            </w:pPr>
            <w:r w:rsidRPr="002E1638">
              <w:t xml:space="preserve">Mitochondrial protein (i.e., set </w:t>
            </w:r>
            <m:oMath>
              <m:r>
                <w:rPr>
                  <w:rFonts w:ascii="Cambria Math" w:hAnsi="Cambria Math"/>
                </w:rPr>
                <m:t>Pr</m:t>
              </m:r>
              <m:sSup>
                <m:sSupPr>
                  <m:ctrlPr>
                    <w:rPr>
                      <w:rFonts w:ascii="Cambria Math" w:hAnsi="Cambria Math"/>
                      <w:i/>
                    </w:rPr>
                  </m:ctrlPr>
                </m:sSupPr>
                <m:e>
                  <m:r>
                    <w:rPr>
                      <w:rFonts w:ascii="Cambria Math" w:hAnsi="Cambria Math"/>
                    </w:rPr>
                    <m:t>o</m:t>
                  </m:r>
                </m:e>
                <m:sup>
                  <m:r>
                    <w:rPr>
                      <w:rFonts w:ascii="Cambria Math" w:hAnsi="Cambria Math"/>
                    </w:rPr>
                    <m:t>Mito</m:t>
                  </m:r>
                </m:sup>
              </m:sSup>
            </m:oMath>
            <w:r w:rsidRPr="002E1638">
              <w:t>) capacity</w:t>
            </w:r>
          </w:p>
        </w:tc>
      </w:tr>
      <w:tr w:rsidR="00896585" w:rsidRPr="00BE1C1B" w14:paraId="42378A56" w14:textId="77777777" w:rsidTr="00464C79">
        <w:tc>
          <w:tcPr>
            <w:tcW w:w="4838" w:type="dxa"/>
          </w:tcPr>
          <w:p w14:paraId="1235F422" w14:textId="77777777" w:rsidR="00896585" w:rsidRPr="002E1638" w:rsidRDefault="00000000" w:rsidP="00464C79">
            <w:pPr>
              <w:pStyle w:val="Caption"/>
            </w:pPr>
            <m:oMathPara>
              <m:oMath>
                <m:nary>
                  <m:naryPr>
                    <m:chr m:val="∑"/>
                    <m:supHide m:val="1"/>
                    <m:ctrlPr>
                      <w:rPr>
                        <w:rFonts w:ascii="Cambria Math" w:hAnsi="Cambria Math"/>
                        <w:i/>
                      </w:rPr>
                    </m:ctrlPr>
                  </m:naryPr>
                  <m:sub>
                    <m:r>
                      <w:rPr>
                        <w:rFonts w:ascii="Cambria Math" w:hAnsi="Cambria Math"/>
                      </w:rPr>
                      <m:t>pro∈Pr</m:t>
                    </m:r>
                    <m:sSup>
                      <m:sSupPr>
                        <m:ctrlPr>
                          <w:rPr>
                            <w:rFonts w:ascii="Cambria Math" w:hAnsi="Cambria Math"/>
                            <w:i/>
                          </w:rPr>
                        </m:ctrlPr>
                      </m:sSupPr>
                      <m:e>
                        <m:r>
                          <w:rPr>
                            <w:rFonts w:ascii="Cambria Math" w:hAnsi="Cambria Math"/>
                          </w:rPr>
                          <m:t>o</m:t>
                        </m:r>
                      </m:e>
                      <m:sup>
                        <m:r>
                          <w:rPr>
                            <w:rFonts w:ascii="Cambria Math" w:hAnsi="Cambria Math"/>
                          </w:rPr>
                          <m:t>Nonmetabolic</m:t>
                        </m:r>
                      </m:sup>
                    </m:sSup>
                  </m:sub>
                  <m:sup/>
                  <m:e>
                    <m:sSub>
                      <m:sSubPr>
                        <m:ctrlPr>
                          <w:rPr>
                            <w:rFonts w:ascii="Cambria Math" w:hAnsi="Cambria Math"/>
                            <w:i/>
                          </w:rPr>
                        </m:ctrlPr>
                      </m:sSubPr>
                      <m:e>
                        <m:r>
                          <w:rPr>
                            <w:rFonts w:ascii="Cambria Math" w:hAnsi="Cambria Math"/>
                          </w:rPr>
                          <m:t>W</m:t>
                        </m:r>
                      </m:e>
                      <m:sub>
                        <m:r>
                          <w:rPr>
                            <w:rFonts w:ascii="Cambria Math" w:hAnsi="Cambria Math"/>
                          </w:rPr>
                          <m:t>pro</m:t>
                        </m:r>
                      </m:sub>
                    </m:sSub>
                    <m:sSub>
                      <m:sSubPr>
                        <m:ctrlPr>
                          <w:rPr>
                            <w:rFonts w:ascii="Cambria Math" w:hAnsi="Cambria Math"/>
                            <w:i/>
                          </w:rPr>
                        </m:ctrlPr>
                      </m:sSubPr>
                      <m:e>
                        <m:r>
                          <w:rPr>
                            <w:rFonts w:ascii="Cambria Math" w:hAnsi="Cambria Math"/>
                          </w:rPr>
                          <m:t>ν</m:t>
                        </m:r>
                      </m:e>
                      <m:sub>
                        <m:r>
                          <w:rPr>
                            <w:rFonts w:ascii="Cambria Math" w:hAnsi="Cambria Math"/>
                          </w:rPr>
                          <m:t>pro</m:t>
                        </m:r>
                      </m:sub>
                    </m:sSub>
                  </m:e>
                </m:nary>
                <m:r>
                  <w:rPr>
                    <w:rFonts w:ascii="Cambria Math" w:hAnsi="Cambria Math"/>
                  </w:rPr>
                  <m:t>=μ</m:t>
                </m:r>
                <m:sSubSup>
                  <m:sSubSupPr>
                    <m:ctrlPr>
                      <w:rPr>
                        <w:rFonts w:ascii="Cambria Math" w:hAnsi="Cambria Math"/>
                        <w:i/>
                      </w:rPr>
                    </m:ctrlPr>
                  </m:sSubSupPr>
                  <m:e>
                    <m:r>
                      <w:rPr>
                        <w:rFonts w:ascii="Cambria Math" w:hAnsi="Cambria Math"/>
                      </w:rPr>
                      <m:t>f</m:t>
                    </m:r>
                  </m:e>
                  <m:sub>
                    <m:r>
                      <w:rPr>
                        <w:rFonts w:ascii="Cambria Math" w:hAnsi="Cambria Math"/>
                      </w:rPr>
                      <m:t>Nonmetabolic</m:t>
                    </m:r>
                  </m:sub>
                  <m:sup>
                    <m:r>
                      <w:rPr>
                        <w:rFonts w:ascii="Cambria Math" w:hAnsi="Cambria Math"/>
                      </w:rPr>
                      <m:t>exp</m:t>
                    </m:r>
                  </m:sup>
                </m:sSubSup>
              </m:oMath>
            </m:oMathPara>
          </w:p>
        </w:tc>
        <w:tc>
          <w:tcPr>
            <w:tcW w:w="5338" w:type="dxa"/>
            <w:vAlign w:val="center"/>
          </w:tcPr>
          <w:p w14:paraId="3AE36F74" w14:textId="77777777" w:rsidR="00896585" w:rsidRPr="002E1638" w:rsidRDefault="00896585" w:rsidP="00896585">
            <w:pPr>
              <w:pStyle w:val="Normalfirstindented"/>
              <w:numPr>
                <w:ilvl w:val="0"/>
                <w:numId w:val="11"/>
              </w:numPr>
              <w:spacing w:line="240" w:lineRule="auto"/>
              <w:jc w:val="left"/>
            </w:pPr>
            <w:bookmarkStart w:id="32" w:name="_Ref167363179"/>
            <w:r w:rsidRPr="002E1638">
              <w:t xml:space="preserve">Nonmetabolic protein (i.e., set </w:t>
            </w:r>
            <m:oMath>
              <m:r>
                <w:rPr>
                  <w:rFonts w:ascii="Cambria Math" w:hAnsi="Cambria Math"/>
                </w:rPr>
                <m:t>Pr</m:t>
              </m:r>
              <m:sSup>
                <m:sSupPr>
                  <m:ctrlPr>
                    <w:rPr>
                      <w:rFonts w:ascii="Cambria Math" w:hAnsi="Cambria Math"/>
                      <w:i/>
                    </w:rPr>
                  </m:ctrlPr>
                </m:sSupPr>
                <m:e>
                  <m:r>
                    <w:rPr>
                      <w:rFonts w:ascii="Cambria Math" w:hAnsi="Cambria Math"/>
                    </w:rPr>
                    <m:t>o</m:t>
                  </m:r>
                </m:e>
                <m:sup>
                  <m:r>
                    <w:rPr>
                      <w:rFonts w:ascii="Cambria Math" w:hAnsi="Cambria Math"/>
                    </w:rPr>
                    <m:t>Nonmetabolic</m:t>
                  </m:r>
                </m:sup>
              </m:sSup>
            </m:oMath>
            <w:r w:rsidRPr="002E1638">
              <w:t>) costs</w:t>
            </w:r>
            <w:bookmarkEnd w:id="32"/>
          </w:p>
        </w:tc>
      </w:tr>
      <w:tr w:rsidR="00896585" w:rsidRPr="00BE1C1B" w14:paraId="595CB1EE" w14:textId="77777777" w:rsidTr="00464C79">
        <w:tc>
          <w:tcPr>
            <w:tcW w:w="4838" w:type="dxa"/>
          </w:tcPr>
          <w:p w14:paraId="67C2CCDF" w14:textId="77777777" w:rsidR="00896585" w:rsidRPr="002E1638" w:rsidRDefault="00896585" w:rsidP="00464C79">
            <w:pPr>
              <w:pStyle w:val="Caption"/>
            </w:pPr>
            <m:oMathPara>
              <m:oMath>
                <m:r>
                  <w:rPr>
                    <w:rFonts w:ascii="Cambria Math" w:hAnsi="Cambria Math"/>
                  </w:rPr>
                  <w:lastRenderedPageBreak/>
                  <m:t>∑</m:t>
                </m:r>
                <m:sSub>
                  <m:sSubPr>
                    <m:ctrlPr>
                      <w:rPr>
                        <w:rFonts w:ascii="Cambria Math" w:hAnsi="Cambria Math"/>
                        <w:i/>
                      </w:rPr>
                    </m:ctrlPr>
                  </m:sSubPr>
                  <m:e>
                    <m:r>
                      <w:rPr>
                        <w:rFonts w:ascii="Cambria Math" w:hAnsi="Cambria Math"/>
                      </w:rPr>
                      <m:t>W</m:t>
                    </m:r>
                  </m:e>
                  <m:sub>
                    <m:r>
                      <w:rPr>
                        <w:rFonts w:ascii="Cambria Math" w:hAnsi="Cambria Math"/>
                      </w:rPr>
                      <m:t>rRNA</m:t>
                    </m:r>
                  </m:sub>
                </m:sSub>
                <m:sSub>
                  <m:sSubPr>
                    <m:ctrlPr>
                      <w:rPr>
                        <w:rFonts w:ascii="Cambria Math" w:hAnsi="Cambria Math"/>
                        <w:i/>
                      </w:rPr>
                    </m:ctrlPr>
                  </m:sSubPr>
                  <m:e>
                    <m:r>
                      <w:rPr>
                        <w:rFonts w:ascii="Cambria Math" w:hAnsi="Cambria Math"/>
                      </w:rPr>
                      <m:t>ν</m:t>
                    </m:r>
                  </m:e>
                  <m:sub>
                    <m:r>
                      <w:rPr>
                        <w:rFonts w:ascii="Cambria Math" w:hAnsi="Cambria Math"/>
                      </w:rPr>
                      <m:t>rRNA</m:t>
                    </m:r>
                  </m:sub>
                </m:sSub>
                <m:r>
                  <w:rPr>
                    <w:rFonts w:ascii="Cambria Math" w:hAnsi="Cambria Math"/>
                  </w:rPr>
                  <m:t>≤μ</m:t>
                </m:r>
                <m:sSubSup>
                  <m:sSubSupPr>
                    <m:ctrlPr>
                      <w:rPr>
                        <w:rFonts w:ascii="Cambria Math" w:hAnsi="Cambria Math"/>
                        <w:i/>
                      </w:rPr>
                    </m:ctrlPr>
                  </m:sSubSupPr>
                  <m:e>
                    <m:r>
                      <w:rPr>
                        <w:rFonts w:ascii="Cambria Math" w:hAnsi="Cambria Math"/>
                      </w:rPr>
                      <m:t>f</m:t>
                    </m:r>
                  </m:e>
                  <m:sub>
                    <m:r>
                      <w:rPr>
                        <w:rFonts w:ascii="Cambria Math" w:hAnsi="Cambria Math"/>
                      </w:rPr>
                      <m:t>rRNA</m:t>
                    </m:r>
                  </m:sub>
                  <m:sup>
                    <m:r>
                      <w:rPr>
                        <w:rFonts w:ascii="Cambria Math" w:hAnsi="Cambria Math"/>
                      </w:rPr>
                      <m:t>exp</m:t>
                    </m:r>
                  </m:sup>
                </m:sSubSup>
              </m:oMath>
            </m:oMathPara>
          </w:p>
        </w:tc>
        <w:tc>
          <w:tcPr>
            <w:tcW w:w="5338" w:type="dxa"/>
            <w:vAlign w:val="center"/>
          </w:tcPr>
          <w:p w14:paraId="373A79BA" w14:textId="77777777" w:rsidR="00896585" w:rsidRPr="002E1638" w:rsidRDefault="00896585" w:rsidP="00896585">
            <w:pPr>
              <w:pStyle w:val="Normalfirstindented"/>
              <w:keepNext/>
              <w:numPr>
                <w:ilvl w:val="0"/>
                <w:numId w:val="11"/>
              </w:numPr>
              <w:spacing w:line="240" w:lineRule="auto"/>
              <w:jc w:val="left"/>
            </w:pPr>
            <w:r w:rsidRPr="002E1638">
              <w:t>rRNA capacity</w:t>
            </w:r>
          </w:p>
        </w:tc>
      </w:tr>
    </w:tbl>
    <w:p w14:paraId="5422DDBD" w14:textId="77777777" w:rsidR="00896585" w:rsidRPr="002E1638" w:rsidRDefault="00896585" w:rsidP="00896585">
      <w:pPr>
        <w:pStyle w:val="Normalfirstindented"/>
      </w:pPr>
      <w:r w:rsidRPr="002E1638">
        <w:t>followed by step B3:</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4"/>
        <w:gridCol w:w="5306"/>
      </w:tblGrid>
      <w:tr w:rsidR="00896585" w14:paraId="70527BC3" w14:textId="77777777" w:rsidTr="00464C79">
        <w:trPr>
          <w:jc w:val="right"/>
        </w:trPr>
        <w:tc>
          <w:tcPr>
            <w:tcW w:w="2954" w:type="dxa"/>
          </w:tcPr>
          <w:p w14:paraId="58A1732D" w14:textId="77777777" w:rsidR="00896585" w:rsidRPr="002E1638" w:rsidRDefault="00000000" w:rsidP="00464C79">
            <w:pPr>
              <w:pStyle w:val="Caption"/>
            </w:pPr>
            <m:oMathPara>
              <m:oMath>
                <m:eqArr>
                  <m:eqArrPr>
                    <m:ctrlPr>
                      <w:rPr>
                        <w:rFonts w:ascii="Cambria Math" w:hAnsi="Cambria Math"/>
                        <w:i/>
                      </w:rPr>
                    </m:ctrlPr>
                  </m:eqArrPr>
                  <m:e>
                    <m:func>
                      <m:funcPr>
                        <m:ctrlPr>
                          <w:rPr>
                            <w:rFonts w:ascii="Cambria Math" w:hAnsi="Cambria Math"/>
                            <w:i/>
                          </w:rPr>
                        </m:ctrlPr>
                      </m:funcPr>
                      <m:fName>
                        <m:r>
                          <m:rPr>
                            <m:sty m:val="p"/>
                          </m:rPr>
                          <w:rPr>
                            <w:rFonts w:ascii="Cambria Math" w:hAnsi="Cambria Math"/>
                          </w:rPr>
                          <m:t>min</m:t>
                        </m:r>
                      </m:fName>
                      <m:e>
                        <m:nary>
                          <m:naryPr>
                            <m:chr m:val="∑"/>
                            <m:supHide m:val="1"/>
                            <m:ctrlPr>
                              <w:rPr>
                                <w:rFonts w:ascii="Cambria Math" w:hAnsi="Cambria Math"/>
                                <w:i/>
                              </w:rPr>
                            </m:ctrlPr>
                          </m:naryPr>
                          <m:sub>
                            <m:r>
                              <w:rPr>
                                <w:rFonts w:ascii="Cambria Math" w:hAnsi="Cambria Math"/>
                              </w:rPr>
                              <m:t>j∈</m:t>
                            </m:r>
                            <m:r>
                              <m:rPr>
                                <m:lit/>
                              </m:rPr>
                              <w:rPr>
                                <w:rFonts w:ascii="Cambria Math" w:hAnsi="Cambria Math"/>
                              </w:rPr>
                              <m:t>{</m:t>
                            </m:r>
                            <m:sSup>
                              <m:sSupPr>
                                <m:ctrlPr>
                                  <w:rPr>
                                    <w:rFonts w:ascii="Cambria Math" w:hAnsi="Cambria Math"/>
                                    <w:i/>
                                  </w:rPr>
                                </m:ctrlPr>
                              </m:sSupPr>
                              <m:e>
                                <m:r>
                                  <w:rPr>
                                    <w:rFonts w:ascii="Cambria Math" w:hAnsi="Cambria Math"/>
                                  </w:rPr>
                                  <m:t>J</m:t>
                                </m:r>
                              </m:e>
                              <m:sup>
                                <m:r>
                                  <w:rPr>
                                    <w:rFonts w:ascii="Cambria Math" w:hAnsi="Cambria Math"/>
                                  </w:rPr>
                                  <m:t>P</m:t>
                                </m:r>
                              </m:sup>
                            </m:sSup>
                            <m:r>
                              <w:rPr>
                                <w:rFonts w:ascii="Cambria Math" w:hAnsi="Cambria Math"/>
                              </w:rPr>
                              <m:t>,</m:t>
                            </m:r>
                            <m:sSubSup>
                              <m:sSubSupPr>
                                <m:ctrlPr>
                                  <w:rPr>
                                    <w:rFonts w:ascii="Cambria Math" w:hAnsi="Cambria Math"/>
                                    <w:i/>
                                  </w:rPr>
                                </m:ctrlPr>
                              </m:sSubSupPr>
                              <m:e>
                                <m:r>
                                  <w:rPr>
                                    <w:rFonts w:ascii="Cambria Math" w:hAnsi="Cambria Math"/>
                                  </w:rPr>
                                  <m:t>J</m:t>
                                </m:r>
                              </m:e>
                              <m:sub>
                                <m:r>
                                  <w:rPr>
                                    <w:rFonts w:ascii="Cambria Math" w:hAnsi="Cambria Math"/>
                                  </w:rPr>
                                  <m:t>Ess</m:t>
                                </m:r>
                              </m:sub>
                              <m:sup>
                                <m:r>
                                  <w:rPr>
                                    <w:rFonts w:ascii="Cambria Math" w:hAnsi="Cambria Math"/>
                                  </w:rPr>
                                  <m:t>NP</m:t>
                                </m:r>
                              </m:sup>
                            </m:sSubSup>
                            <m:r>
                              <w:rPr>
                                <w:rFonts w:ascii="Cambria Math" w:hAnsi="Cambria Math"/>
                              </w:rPr>
                              <m:t>,</m:t>
                            </m:r>
                            <m:sSubSup>
                              <m:sSubSupPr>
                                <m:ctrlPr>
                                  <w:rPr>
                                    <w:rFonts w:ascii="Cambria Math" w:hAnsi="Cambria Math"/>
                                    <w:i/>
                                  </w:rPr>
                                </m:ctrlPr>
                              </m:sSubSupPr>
                              <m:e>
                                <m:r>
                                  <w:rPr>
                                    <w:rFonts w:ascii="Cambria Math" w:hAnsi="Cambria Math"/>
                                  </w:rPr>
                                  <m:t>J</m:t>
                                </m:r>
                              </m:e>
                              <m:sub>
                                <m:r>
                                  <w:rPr>
                                    <w:rFonts w:ascii="Cambria Math" w:hAnsi="Cambria Math"/>
                                  </w:rPr>
                                  <m:t>Ess</m:t>
                                </m:r>
                              </m:sub>
                              <m:sup>
                                <m:r>
                                  <w:rPr>
                                    <w:rFonts w:ascii="Cambria Math" w:hAnsi="Cambria Math"/>
                                  </w:rPr>
                                  <m:t>Ex</m:t>
                                </m:r>
                              </m:sup>
                            </m:sSubSup>
                            <m:r>
                              <m:rPr>
                                <m:lit/>
                              </m:rPr>
                              <w:rPr>
                                <w:rFonts w:ascii="Cambria Math" w:hAnsi="Cambria Math"/>
                              </w:rPr>
                              <m:t>}</m:t>
                            </m:r>
                          </m:sub>
                          <m:sup/>
                          <m:e>
                            <m:sSub>
                              <m:sSubPr>
                                <m:ctrlPr>
                                  <w:rPr>
                                    <w:rFonts w:ascii="Cambria Math" w:hAnsi="Cambria Math"/>
                                    <w:i/>
                                  </w:rPr>
                                </m:ctrlPr>
                              </m:sSubPr>
                              <m:e>
                                <m:r>
                                  <w:rPr>
                                    <w:rFonts w:ascii="Cambria Math" w:hAnsi="Cambria Math"/>
                                  </w:rPr>
                                  <m:t>ν</m:t>
                                </m:r>
                              </m:e>
                              <m:sub>
                                <m:r>
                                  <w:rPr>
                                    <w:rFonts w:ascii="Cambria Math" w:hAnsi="Cambria Math"/>
                                  </w:rPr>
                                  <m:t>j</m:t>
                                </m:r>
                              </m:sub>
                            </m:sSub>
                          </m:e>
                        </m:nary>
                      </m:e>
                    </m:func>
                    <m:r>
                      <m:rPr>
                        <m:sty m:val="p"/>
                      </m:rPr>
                      <w:rPr>
                        <w:rFonts w:ascii="Cambria Math" w:hAnsi="Cambria Math"/>
                      </w:rPr>
                      <m:t xml:space="preserve"> </m:t>
                    </m:r>
                  </m:e>
                  <m:e>
                    <m:r>
                      <w:rPr>
                        <w:rFonts w:ascii="Cambria Math" w:hAnsi="Cambria Math"/>
                      </w:rPr>
                      <m:t>s.t.</m:t>
                    </m:r>
                  </m:e>
                </m:eqArr>
              </m:oMath>
            </m:oMathPara>
          </w:p>
        </w:tc>
        <w:tc>
          <w:tcPr>
            <w:tcW w:w="5306" w:type="dxa"/>
          </w:tcPr>
          <w:p w14:paraId="44CC652E" w14:textId="291ACC80" w:rsidR="00896585" w:rsidRPr="002E1638" w:rsidRDefault="0009431B" w:rsidP="00464C79">
            <w:pPr>
              <w:pStyle w:val="Caption"/>
              <w:jc w:val="left"/>
            </w:pPr>
            <w:bookmarkStart w:id="33" w:name="_Ref167283030"/>
            <w:r>
              <w:rPr>
                <w:b/>
              </w:rPr>
              <w:t>(</w:t>
            </w:r>
            <w:r w:rsidR="00896585" w:rsidRPr="002E1638">
              <w:rPr>
                <w:b/>
              </w:rPr>
              <w:t>Step B</w:t>
            </w:r>
            <w:bookmarkEnd w:id="33"/>
            <w:r>
              <w:rPr>
                <w:b/>
              </w:rPr>
              <w:t>3)</w:t>
            </w:r>
          </w:p>
        </w:tc>
      </w:tr>
      <w:tr w:rsidR="00896585" w14:paraId="15C08247" w14:textId="77777777" w:rsidTr="00464C79">
        <w:trPr>
          <w:jc w:val="right"/>
        </w:trPr>
        <w:tc>
          <w:tcPr>
            <w:tcW w:w="2954" w:type="dxa"/>
          </w:tcPr>
          <w:p w14:paraId="2762D0D1" w14:textId="77777777" w:rsidR="00896585" w:rsidRPr="002E1638" w:rsidRDefault="00896585" w:rsidP="00464C79">
            <w:pPr>
              <w:pStyle w:val="Caption"/>
              <w:jc w:val="center"/>
            </w:pPr>
            <w:r w:rsidRPr="002E1638">
              <w:fldChar w:fldCharType="begin"/>
            </w:r>
            <w:r w:rsidRPr="002E1638">
              <w:instrText xml:space="preserve"> REF _Ref167362958 \r \h </w:instrText>
            </w:r>
            <w:r w:rsidRPr="002E1638">
              <w:fldChar w:fldCharType="separate"/>
            </w:r>
            <w:r>
              <w:t>(1)</w:t>
            </w:r>
            <w:r w:rsidRPr="002E1638">
              <w:fldChar w:fldCharType="end"/>
            </w:r>
            <w:r w:rsidRPr="002E1638">
              <w:t xml:space="preserve"> – </w:t>
            </w:r>
            <w:r w:rsidRPr="002E1638">
              <w:fldChar w:fldCharType="begin"/>
            </w:r>
            <w:r w:rsidRPr="002E1638">
              <w:instrText xml:space="preserve"> REF _Ref167362978 \r \h </w:instrText>
            </w:r>
            <w:r w:rsidRPr="002E1638">
              <w:fldChar w:fldCharType="separate"/>
            </w:r>
            <w:r>
              <w:t>(11)</w:t>
            </w:r>
            <w:r w:rsidRPr="002E1638">
              <w:fldChar w:fldCharType="end"/>
            </w:r>
            <w:r w:rsidRPr="002E1638">
              <w:t xml:space="preserve"> </w:t>
            </w:r>
          </w:p>
        </w:tc>
        <w:tc>
          <w:tcPr>
            <w:tcW w:w="5306" w:type="dxa"/>
          </w:tcPr>
          <w:p w14:paraId="14F1A7D6" w14:textId="77777777" w:rsidR="00896585" w:rsidRPr="002E1638" w:rsidRDefault="00896585" w:rsidP="00464C79">
            <w:pPr>
              <w:pStyle w:val="Caption"/>
              <w:jc w:val="left"/>
            </w:pPr>
          </w:p>
        </w:tc>
      </w:tr>
      <w:tr w:rsidR="00896585" w14:paraId="539AAD8F" w14:textId="77777777" w:rsidTr="00464C79">
        <w:trPr>
          <w:jc w:val="right"/>
        </w:trPr>
        <w:tc>
          <w:tcPr>
            <w:tcW w:w="2954" w:type="dxa"/>
          </w:tcPr>
          <w:p w14:paraId="1552A6DA" w14:textId="77777777" w:rsidR="00896585" w:rsidRPr="002E1638" w:rsidRDefault="00000000" w:rsidP="00464C79">
            <w:pPr>
              <w:pStyle w:val="Caption"/>
            </w:pPr>
            <m:oMathPara>
              <m:oMath>
                <m:nary>
                  <m:naryPr>
                    <m:chr m:val="∑"/>
                    <m:supHide m:val="1"/>
                    <m:ctrlPr>
                      <w:rPr>
                        <w:rFonts w:ascii="Cambria Math" w:hAnsi="Cambria Math"/>
                        <w:i/>
                      </w:rPr>
                    </m:ctrlPr>
                  </m:naryPr>
                  <m:sub>
                    <m:r>
                      <w:rPr>
                        <w:rFonts w:ascii="Cambria Math" w:hAnsi="Cambria Math"/>
                      </w:rPr>
                      <m:t>j∉</m:t>
                    </m:r>
                    <m:sSup>
                      <m:sSupPr>
                        <m:ctrlPr>
                          <w:rPr>
                            <w:rFonts w:ascii="Cambria Math" w:hAnsi="Cambria Math"/>
                            <w:i/>
                          </w:rPr>
                        </m:ctrlPr>
                      </m:sSupPr>
                      <m:e>
                        <m:r>
                          <w:rPr>
                            <w:rFonts w:ascii="Cambria Math" w:hAnsi="Cambria Math"/>
                          </w:rPr>
                          <m:t>J</m:t>
                        </m:r>
                      </m:e>
                      <m:sup>
                        <m:r>
                          <w:rPr>
                            <w:rFonts w:ascii="Cambria Math" w:hAnsi="Cambria Math"/>
                          </w:rPr>
                          <m:t>P</m:t>
                        </m:r>
                      </m:sup>
                    </m:sSup>
                  </m:sub>
                  <m:sup/>
                  <m:e>
                    <m:sSub>
                      <m:sSubPr>
                        <m:ctrlPr>
                          <w:rPr>
                            <w:rFonts w:ascii="Cambria Math" w:hAnsi="Cambria Math"/>
                            <w:i/>
                          </w:rPr>
                        </m:ctrlPr>
                      </m:sSubPr>
                      <m:e>
                        <m:r>
                          <w:rPr>
                            <w:rFonts w:ascii="Cambria Math" w:hAnsi="Cambria Math"/>
                          </w:rPr>
                          <m:t>ν</m:t>
                        </m:r>
                      </m:e>
                      <m:sub>
                        <m:r>
                          <w:rPr>
                            <w:rFonts w:ascii="Cambria Math" w:hAnsi="Cambria Math"/>
                          </w:rPr>
                          <m:t>j</m:t>
                        </m:r>
                      </m:sub>
                    </m:sSub>
                  </m:e>
                </m:nary>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B2</m:t>
                    </m:r>
                  </m:sub>
                  <m:sup>
                    <m:r>
                      <w:rPr>
                        <w:rFonts w:ascii="Cambria Math" w:hAnsi="Cambria Math"/>
                      </w:rPr>
                      <m:t>min</m:t>
                    </m:r>
                  </m:sup>
                </m:sSubSup>
              </m:oMath>
            </m:oMathPara>
          </w:p>
        </w:tc>
        <w:tc>
          <w:tcPr>
            <w:tcW w:w="5306" w:type="dxa"/>
            <w:vAlign w:val="center"/>
          </w:tcPr>
          <w:p w14:paraId="1ED7B07F" w14:textId="77777777" w:rsidR="00896585" w:rsidRPr="002E1638" w:rsidRDefault="00896585" w:rsidP="00896585">
            <w:pPr>
              <w:pStyle w:val="Caption"/>
              <w:numPr>
                <w:ilvl w:val="0"/>
                <w:numId w:val="11"/>
              </w:numPr>
              <w:jc w:val="left"/>
            </w:pPr>
            <w:bookmarkStart w:id="34" w:name="_Ref167363019"/>
            <w:r w:rsidRPr="002E1638">
              <w:t xml:space="preserve">Minimizing </w:t>
            </w:r>
            <m:oMath>
              <m:sSubSup>
                <m:sSubSupPr>
                  <m:ctrlPr>
                    <w:rPr>
                      <w:rFonts w:ascii="Cambria Math" w:hAnsi="Cambria Math"/>
                      <w:i/>
                    </w:rPr>
                  </m:ctrlPr>
                </m:sSubSupPr>
                <m:e>
                  <m:r>
                    <w:rPr>
                      <w:rFonts w:ascii="Cambria Math" w:hAnsi="Cambria Math"/>
                    </w:rPr>
                    <m:t>J</m:t>
                  </m:r>
                </m:e>
                <m:sub>
                  <m:r>
                    <w:rPr>
                      <w:rFonts w:ascii="Cambria Math" w:hAnsi="Cambria Math"/>
                    </w:rPr>
                    <m:t>Ess</m:t>
                  </m:r>
                </m:sub>
                <m:sup>
                  <m:r>
                    <w:rPr>
                      <w:rFonts w:ascii="Cambria Math" w:hAnsi="Cambria Math"/>
                    </w:rPr>
                    <m:t>NP</m:t>
                  </m:r>
                </m:sup>
              </m:sSubSup>
            </m:oMath>
            <w:r w:rsidRPr="002E1638">
              <w:t xml:space="preserve"> use</w:t>
            </w:r>
            <w:bookmarkEnd w:id="34"/>
          </w:p>
        </w:tc>
      </w:tr>
      <w:tr w:rsidR="00896585" w14:paraId="726C6303" w14:textId="77777777" w:rsidTr="00464C79">
        <w:trPr>
          <w:jc w:val="right"/>
        </w:trPr>
        <w:tc>
          <w:tcPr>
            <w:tcW w:w="2954" w:type="dxa"/>
          </w:tcPr>
          <w:p w14:paraId="70013458" w14:textId="77777777" w:rsidR="00896585" w:rsidRPr="002E1638" w:rsidRDefault="00000000" w:rsidP="00464C79">
            <w:pPr>
              <w:pStyle w:val="Caption"/>
            </w:pPr>
            <m:oMathPara>
              <m:oMath>
                <m:sSub>
                  <m:sSubPr>
                    <m:ctrlPr>
                      <w:rPr>
                        <w:rFonts w:ascii="Cambria Math" w:hAnsi="Cambria Math"/>
                        <w:i/>
                      </w:rPr>
                    </m:ctrlPr>
                  </m:sSubPr>
                  <m:e>
                    <m:r>
                      <m:rPr>
                        <m:sty m:val="p"/>
                      </m:rPr>
                      <w:rPr>
                        <w:rFonts w:ascii="Cambria Math" w:hAnsi="Cambria Math"/>
                      </w:rPr>
                      <m:t>ν</m:t>
                    </m:r>
                    <m:ctrlPr>
                      <w:rPr>
                        <w:rFonts w:ascii="Cambria Math" w:hAnsi="Cambria Math"/>
                      </w:rPr>
                    </m:ctrlPr>
                  </m:e>
                  <m:sub>
                    <m:r>
                      <w:rPr>
                        <w:rFonts w:ascii="Cambria Math" w:hAnsi="Cambria Math"/>
                      </w:rPr>
                      <m:t>j</m:t>
                    </m:r>
                  </m:sub>
                </m:sSub>
                <m:r>
                  <w:rPr>
                    <w:rFonts w:ascii="Cambria Math" w:hAnsi="Cambria Math"/>
                  </w:rPr>
                  <m:t>=0, </m:t>
                </m:r>
                <m:r>
                  <m:rPr>
                    <m:sty m:val="p"/>
                  </m:rPr>
                  <w:rPr>
                    <w:rFonts w:ascii="Cambria Math" w:hAnsi="Cambria Math" w:hint="eastAsia"/>
                  </w:rPr>
                  <m:t>∀</m:t>
                </m:r>
                <m:r>
                  <w:rPr>
                    <w:rFonts w:ascii="Cambria Math" w:hAnsi="Cambria Math"/>
                  </w:rPr>
                  <m:t>j</m:t>
                </m:r>
                <m:r>
                  <m:rPr>
                    <m:sty m:val="p"/>
                  </m:rPr>
                  <w:rPr>
                    <w:rFonts w:ascii="Cambria Math" w:hAnsi="Cambria Math"/>
                  </w:rPr>
                  <m:t>∉</m:t>
                </m:r>
                <m:r>
                  <m:rPr>
                    <m:lit/>
                  </m:rPr>
                  <w:rPr>
                    <w:rFonts w:ascii="Cambria Math" w:hAnsi="Cambria Math"/>
                  </w:rPr>
                  <m:t>{</m:t>
                </m:r>
                <m:sSup>
                  <m:sSupPr>
                    <m:ctrlPr>
                      <w:rPr>
                        <w:rFonts w:ascii="Cambria Math" w:hAnsi="Cambria Math"/>
                        <w:i/>
                      </w:rPr>
                    </m:ctrlPr>
                  </m:sSupPr>
                  <m:e>
                    <m:r>
                      <w:rPr>
                        <w:rFonts w:ascii="Cambria Math" w:hAnsi="Cambria Math"/>
                      </w:rPr>
                      <m:t>J</m:t>
                    </m:r>
                  </m:e>
                  <m:sup>
                    <m:r>
                      <w:rPr>
                        <w:rFonts w:ascii="Cambria Math" w:hAnsi="Cambria Math"/>
                      </w:rPr>
                      <m:t>P</m:t>
                    </m:r>
                  </m:sup>
                </m:sSup>
                <m:r>
                  <w:rPr>
                    <w:rFonts w:ascii="Cambria Math" w:hAnsi="Cambria Math"/>
                  </w:rPr>
                  <m:t>,</m:t>
                </m:r>
                <m:sSubSup>
                  <m:sSubSupPr>
                    <m:ctrlPr>
                      <w:rPr>
                        <w:rFonts w:ascii="Cambria Math" w:hAnsi="Cambria Math"/>
                        <w:i/>
                      </w:rPr>
                    </m:ctrlPr>
                  </m:sSubSupPr>
                  <m:e>
                    <m:r>
                      <w:rPr>
                        <w:rFonts w:ascii="Cambria Math" w:hAnsi="Cambria Math"/>
                      </w:rPr>
                      <m:t>J</m:t>
                    </m:r>
                  </m:e>
                  <m:sub>
                    <m:r>
                      <w:rPr>
                        <w:rFonts w:ascii="Cambria Math" w:hAnsi="Cambria Math"/>
                      </w:rPr>
                      <m:t>Ess</m:t>
                    </m:r>
                  </m:sub>
                  <m:sup>
                    <m:r>
                      <w:rPr>
                        <w:rFonts w:ascii="Cambria Math" w:hAnsi="Cambria Math"/>
                      </w:rPr>
                      <m:t>NP</m:t>
                    </m:r>
                  </m:sup>
                </m:sSubSup>
                <m:r>
                  <w:rPr>
                    <w:rFonts w:ascii="Cambria Math" w:hAnsi="Cambria Math"/>
                  </w:rPr>
                  <m:t>,</m:t>
                </m:r>
                <m:sSubSup>
                  <m:sSubSupPr>
                    <m:ctrlPr>
                      <w:rPr>
                        <w:rFonts w:ascii="Cambria Math" w:hAnsi="Cambria Math"/>
                        <w:i/>
                      </w:rPr>
                    </m:ctrlPr>
                  </m:sSubSupPr>
                  <m:e>
                    <m:r>
                      <w:rPr>
                        <w:rFonts w:ascii="Cambria Math" w:hAnsi="Cambria Math"/>
                      </w:rPr>
                      <m:t>J</m:t>
                    </m:r>
                  </m:e>
                  <m:sub>
                    <m:r>
                      <w:rPr>
                        <w:rFonts w:ascii="Cambria Math" w:hAnsi="Cambria Math"/>
                      </w:rPr>
                      <m:t>Ess</m:t>
                    </m:r>
                  </m:sub>
                  <m:sup>
                    <m:r>
                      <w:rPr>
                        <w:rFonts w:ascii="Cambria Math" w:hAnsi="Cambria Math"/>
                      </w:rPr>
                      <m:t>Ex</m:t>
                    </m:r>
                  </m:sup>
                </m:sSubSup>
                <m:r>
                  <m:rPr>
                    <m:lit/>
                  </m:rPr>
                  <w:rPr>
                    <w:rFonts w:ascii="Cambria Math" w:hAnsi="Cambria Math"/>
                  </w:rPr>
                  <m:t>}</m:t>
                </m:r>
              </m:oMath>
            </m:oMathPara>
          </w:p>
        </w:tc>
        <w:tc>
          <w:tcPr>
            <w:tcW w:w="5306" w:type="dxa"/>
            <w:vAlign w:val="center"/>
          </w:tcPr>
          <w:p w14:paraId="7941F54C" w14:textId="77777777" w:rsidR="00896585" w:rsidRPr="002E1638" w:rsidRDefault="00896585" w:rsidP="00896585">
            <w:pPr>
              <w:pStyle w:val="Caption"/>
              <w:numPr>
                <w:ilvl w:val="0"/>
                <w:numId w:val="11"/>
              </w:numPr>
              <w:jc w:val="left"/>
            </w:pPr>
            <w:bookmarkStart w:id="35" w:name="_Ref193464736"/>
            <w:r w:rsidRPr="002E1638">
              <w:t xml:space="preserve">Blocking all non-essential reactions outside </w:t>
            </w:r>
            <m:oMath>
              <m:sSup>
                <m:sSupPr>
                  <m:ctrlPr>
                    <w:rPr>
                      <w:rFonts w:ascii="Cambria Math" w:hAnsi="Cambria Math"/>
                      <w:i/>
                    </w:rPr>
                  </m:ctrlPr>
                </m:sSupPr>
                <m:e>
                  <m:r>
                    <w:rPr>
                      <w:rFonts w:ascii="Cambria Math" w:hAnsi="Cambria Math"/>
                    </w:rPr>
                    <m:t>J</m:t>
                  </m:r>
                </m:e>
                <m:sup>
                  <m:r>
                    <w:rPr>
                      <w:rFonts w:ascii="Cambria Math" w:hAnsi="Cambria Math"/>
                    </w:rPr>
                    <m:t>P</m:t>
                  </m:r>
                </m:sup>
              </m:sSup>
            </m:oMath>
            <w:bookmarkEnd w:id="35"/>
          </w:p>
        </w:tc>
      </w:tr>
    </w:tbl>
    <w:p w14:paraId="431F546A" w14:textId="77777777" w:rsidR="00896585" w:rsidRDefault="00896585" w:rsidP="00896585">
      <w:pPr>
        <w:pStyle w:val="Normalfirstindented"/>
        <w:ind w:firstLine="0"/>
        <w:jc w:val="left"/>
      </w:pPr>
      <w:r w:rsidRPr="002E1638">
        <w:t xml:space="preserve">with B3 fixing the value of B2’s objective to its optimal value (i.e., </w:t>
      </w:r>
      <m:oMath>
        <m:sSubSup>
          <m:sSubSupPr>
            <m:ctrlPr>
              <w:rPr>
                <w:rFonts w:ascii="Cambria Math" w:hAnsi="Cambria Math"/>
                <w:i/>
              </w:rPr>
            </m:ctrlPr>
          </m:sSubSupPr>
          <m:e>
            <m:r>
              <w:rPr>
                <w:rFonts w:ascii="Cambria Math" w:hAnsi="Cambria Math"/>
              </w:rPr>
              <m:t>z</m:t>
            </m:r>
          </m:e>
          <m:sub>
            <m:r>
              <w:rPr>
                <w:rFonts w:ascii="Cambria Math" w:hAnsi="Cambria Math"/>
              </w:rPr>
              <m:t>B2</m:t>
            </m:r>
          </m:sub>
          <m:sup>
            <m:r>
              <w:rPr>
                <w:rFonts w:ascii="Cambria Math" w:hAnsi="Cambria Math"/>
              </w:rPr>
              <m:t>min</m:t>
            </m:r>
          </m:sup>
        </m:sSubSup>
      </m:oMath>
      <w:r w:rsidRPr="002E1638">
        <w:t xml:space="preserve"> in </w:t>
      </w:r>
      <w:r>
        <w:t>constraint</w:t>
      </w:r>
      <w:r w:rsidRPr="002E1638">
        <w:t xml:space="preserve"> </w:t>
      </w:r>
      <w:r w:rsidRPr="002E1638">
        <w:fldChar w:fldCharType="begin"/>
      </w:r>
      <w:r w:rsidRPr="002E1638">
        <w:instrText xml:space="preserve"> REF _Ref167363019 \r \h </w:instrText>
      </w:r>
      <w:r w:rsidRPr="002E1638">
        <w:fldChar w:fldCharType="separate"/>
      </w:r>
      <w:r>
        <w:t>(12)</w:t>
      </w:r>
      <w:r w:rsidRPr="002E1638">
        <w:fldChar w:fldCharType="end"/>
      </w:r>
      <w:r w:rsidRPr="002E1638">
        <w:t>).</w:t>
      </w:r>
    </w:p>
    <w:p w14:paraId="23F636C2" w14:textId="77777777" w:rsidR="00896585" w:rsidRPr="002E1638" w:rsidRDefault="00896585" w:rsidP="00896585">
      <w:pPr>
        <w:pStyle w:val="Normalfirstindented"/>
      </w:pPr>
      <w:r w:rsidRPr="002E1638">
        <w:t xml:space="preserve">As in scRBA, steady-state mass balance </w:t>
      </w:r>
      <w:r w:rsidRPr="002E1638">
        <w:fldChar w:fldCharType="begin"/>
      </w:r>
      <w:r w:rsidRPr="002E1638">
        <w:instrText xml:space="preserve"> REF _Ref167362958 \r \h </w:instrText>
      </w:r>
      <w:r w:rsidRPr="002E1638">
        <w:fldChar w:fldCharType="separate"/>
      </w:r>
      <w:r>
        <w:t>(1)</w:t>
      </w:r>
      <w:r w:rsidRPr="002E1638">
        <w:fldChar w:fldCharType="end"/>
      </w:r>
      <w:r w:rsidRPr="002E1638">
        <w:t xml:space="preserve"> is enforced for all metabolites and macromolecules </w:t>
      </w:r>
      <m:oMath>
        <m:r>
          <w:rPr>
            <w:rFonts w:ascii="Cambria Math" w:hAnsi="Cambria Math"/>
          </w:rPr>
          <m:t>i</m:t>
        </m:r>
      </m:oMath>
      <w:r w:rsidRPr="002E1638">
        <w:t xml:space="preserve"> and reactions </w:t>
      </w:r>
      <m:oMath>
        <m:r>
          <w:rPr>
            <w:rFonts w:ascii="Cambria Math" w:hAnsi="Cambria Math"/>
          </w:rPr>
          <m:t>j</m:t>
        </m:r>
      </m:oMath>
      <w:r w:rsidRPr="002E1638">
        <w:t xml:space="preserve">. Each reaction has upper and lower flux bounds </w:t>
      </w:r>
      <m:oMath>
        <m:sSubSup>
          <m:sSubSupPr>
            <m:ctrlPr>
              <w:rPr>
                <w:rFonts w:ascii="Cambria Math" w:hAnsi="Cambria Math"/>
                <w:i/>
              </w:rPr>
            </m:ctrlPr>
          </m:sSubSupPr>
          <m:e>
            <m:r>
              <w:rPr>
                <w:rFonts w:ascii="Cambria Math" w:hAnsi="Cambria Math"/>
              </w:rPr>
              <m:t>ν</m:t>
            </m:r>
          </m:e>
          <m:sub>
            <m:r>
              <w:rPr>
                <w:rFonts w:ascii="Cambria Math" w:hAnsi="Cambria Math"/>
              </w:rPr>
              <m:t>j</m:t>
            </m:r>
          </m:sub>
          <m:sup>
            <m:r>
              <w:rPr>
                <w:rFonts w:ascii="Cambria Math" w:hAnsi="Cambria Math"/>
              </w:rPr>
              <m:t>UB</m:t>
            </m:r>
          </m:sup>
        </m:sSubSup>
      </m:oMath>
      <w:r w:rsidRPr="002E1638">
        <w:rPr>
          <w:rFonts w:ascii="Cambria Math" w:hAnsi="Cambria Math"/>
        </w:rPr>
        <w:t xml:space="preserve"> </w:t>
      </w:r>
      <w:r w:rsidRPr="002E1638">
        <w:t xml:space="preserve">and </w:t>
      </w:r>
      <m:oMath>
        <m:sSubSup>
          <m:sSubSupPr>
            <m:ctrlPr>
              <w:rPr>
                <w:rFonts w:ascii="Cambria Math" w:hAnsi="Cambria Math"/>
                <w:i/>
              </w:rPr>
            </m:ctrlPr>
          </m:sSubSupPr>
          <m:e>
            <m:r>
              <w:rPr>
                <w:rFonts w:ascii="Cambria Math" w:hAnsi="Cambria Math"/>
              </w:rPr>
              <m:t>ν</m:t>
            </m:r>
          </m:e>
          <m:sub>
            <m:r>
              <w:rPr>
                <w:rFonts w:ascii="Cambria Math" w:hAnsi="Cambria Math"/>
              </w:rPr>
              <m:t>j</m:t>
            </m:r>
          </m:sub>
          <m:sup>
            <m:r>
              <w:rPr>
                <w:rFonts w:ascii="Cambria Math" w:hAnsi="Cambria Math"/>
              </w:rPr>
              <m:t>LB</m:t>
            </m:r>
          </m:sup>
        </m:sSubSup>
      </m:oMath>
      <w:r>
        <w:t>,</w:t>
      </w:r>
      <w:r w:rsidRPr="002E1638">
        <w:t xml:space="preserve"> respectively</w:t>
      </w:r>
      <w:r>
        <w:t>;</w:t>
      </w:r>
      <w:r w:rsidRPr="002E1638">
        <w:t xml:space="preserve"> </w:t>
      </w:r>
      <w:r w:rsidRPr="002E1638">
        <w:fldChar w:fldCharType="begin"/>
      </w:r>
      <w:r w:rsidRPr="002E1638">
        <w:instrText xml:space="preserve"> REF _Ref167363091 \r \h </w:instrText>
      </w:r>
      <w:r w:rsidRPr="002E1638">
        <w:fldChar w:fldCharType="separate"/>
      </w:r>
      <w:r>
        <w:t>(2)</w:t>
      </w:r>
      <w:r w:rsidRPr="002E1638">
        <w:fldChar w:fldCharType="end"/>
      </w:r>
      <w:r w:rsidRPr="002E1638">
        <w:t xml:space="preserve"> can only have non-negative fluxes</w:t>
      </w:r>
      <w:r>
        <w:t>; and</w:t>
      </w:r>
      <w:r w:rsidRPr="002E1638">
        <w:t xml:space="preserve"> </w:t>
      </w:r>
      <w:r w:rsidRPr="002E1638">
        <w:fldChar w:fldCharType="begin"/>
      </w:r>
      <w:r w:rsidRPr="002E1638">
        <w:instrText xml:space="preserve"> REF _Ref167363112 \r \h </w:instrText>
      </w:r>
      <w:r w:rsidRPr="002E1638">
        <w:fldChar w:fldCharType="separate"/>
      </w:r>
      <w:r>
        <w:t>(3)</w:t>
      </w:r>
      <w:r w:rsidRPr="002E1638">
        <w:fldChar w:fldCharType="end"/>
      </w:r>
      <w:r w:rsidRPr="002E1638">
        <w:t xml:space="preserve"> reversible reactions are split into forward and reverse versions. Exchange fluxes (</w:t>
      </w:r>
      <m:oMath>
        <m:sSub>
          <m:sSubPr>
            <m:ctrlPr>
              <w:rPr>
                <w:rFonts w:ascii="Cambria Math" w:hAnsi="Cambria Math"/>
                <w:i/>
              </w:rPr>
            </m:ctrlPr>
          </m:sSubPr>
          <m:e>
            <m:r>
              <w:rPr>
                <w:rFonts w:ascii="Cambria Math" w:hAnsi="Cambria Math"/>
              </w:rPr>
              <m:t>ν</m:t>
            </m:r>
          </m:e>
          <m:sub>
            <m:r>
              <w:rPr>
                <w:rFonts w:ascii="Cambria Math" w:hAnsi="Cambria Math"/>
              </w:rPr>
              <m:t>Ex</m:t>
            </m:r>
          </m:sub>
        </m:sSub>
      </m:oMath>
      <w:r w:rsidRPr="002E1638">
        <w:t>, in mmol gDW</w:t>
      </w:r>
      <w:r w:rsidRPr="002E1638">
        <w:rPr>
          <w:vertAlign w:val="superscript"/>
        </w:rPr>
        <w:t>-1</w:t>
      </w:r>
      <w:r w:rsidRPr="00E11EA7">
        <w:t xml:space="preserve"> </w:t>
      </w:r>
      <w:r w:rsidRPr="002E1638">
        <w:t>h</w:t>
      </w:r>
      <w:r w:rsidRPr="002E1638">
        <w:rPr>
          <w:vertAlign w:val="superscript"/>
        </w:rPr>
        <w:t>-1</w:t>
      </w:r>
      <w:r w:rsidRPr="002E1638">
        <w:t>) and the growth rate (</w:t>
      </w:r>
      <m:oMath>
        <m:r>
          <w:rPr>
            <w:rFonts w:ascii="Cambria Math" w:hAnsi="Cambria Math"/>
          </w:rPr>
          <m:t>μ</m:t>
        </m:r>
      </m:oMath>
      <w:r w:rsidRPr="002E1638">
        <w:t>, in h</w:t>
      </w:r>
      <w:r w:rsidRPr="002E1638">
        <w:rPr>
          <w:vertAlign w:val="superscript"/>
        </w:rPr>
        <w:t>-1</w:t>
      </w:r>
      <w:r w:rsidRPr="002E1638">
        <w:t>) are constrained to their respective experimental levels (</w:t>
      </w:r>
      <m:oMath>
        <m:sSubSup>
          <m:sSubSupPr>
            <m:ctrlPr>
              <w:rPr>
                <w:rFonts w:ascii="Cambria Math" w:hAnsi="Cambria Math"/>
                <w:i/>
              </w:rPr>
            </m:ctrlPr>
          </m:sSubSupPr>
          <m:e>
            <m:r>
              <w:rPr>
                <w:rFonts w:ascii="Cambria Math" w:hAnsi="Cambria Math"/>
              </w:rPr>
              <m:t>ν</m:t>
            </m:r>
          </m:e>
          <m:sub>
            <m:r>
              <w:rPr>
                <w:rFonts w:ascii="Cambria Math" w:hAnsi="Cambria Math"/>
              </w:rPr>
              <m:t>Ex</m:t>
            </m:r>
          </m:sub>
          <m:sup>
            <m:r>
              <w:rPr>
                <w:rFonts w:ascii="Cambria Math" w:hAnsi="Cambria Math"/>
              </w:rPr>
              <m:t>exp</m:t>
            </m:r>
          </m:sup>
        </m:sSubSup>
      </m:oMath>
      <w:r w:rsidRPr="002E1638">
        <w:t xml:space="preserve"> and </w:t>
      </w:r>
      <m:oMath>
        <m:sSup>
          <m:sSupPr>
            <m:ctrlPr>
              <w:rPr>
                <w:rFonts w:ascii="Cambria Math" w:hAnsi="Cambria Math"/>
                <w:i/>
              </w:rPr>
            </m:ctrlPr>
          </m:sSupPr>
          <m:e>
            <m:r>
              <w:rPr>
                <w:rFonts w:ascii="Cambria Math" w:hAnsi="Cambria Math"/>
              </w:rPr>
              <m:t>μ</m:t>
            </m:r>
          </m:e>
          <m:sup>
            <m:r>
              <w:rPr>
                <w:rFonts w:ascii="Cambria Math" w:hAnsi="Cambria Math"/>
              </w:rPr>
              <m:t>exp</m:t>
            </m:r>
          </m:sup>
        </m:sSup>
      </m:oMath>
      <w:r w:rsidRPr="002E1638">
        <w:t>, in</w:t>
      </w:r>
      <w:r>
        <w:t xml:space="preserve"> constraints</w:t>
      </w:r>
      <w:r w:rsidRPr="002E1638">
        <w:t xml:space="preserve"> </w:t>
      </w:r>
      <w:r w:rsidRPr="002E1638">
        <w:fldChar w:fldCharType="begin"/>
      </w:r>
      <w:r w:rsidRPr="002E1638">
        <w:instrText xml:space="preserve"> REF _Ref167363133 \r \h </w:instrText>
      </w:r>
      <w:r w:rsidRPr="002E1638">
        <w:fldChar w:fldCharType="separate"/>
      </w:r>
      <w:r>
        <w:t>(4)</w:t>
      </w:r>
      <w:r w:rsidRPr="002E1638">
        <w:fldChar w:fldCharType="end"/>
      </w:r>
      <w:r w:rsidRPr="002E1638">
        <w:t xml:space="preserve"> and </w:t>
      </w:r>
      <w:r w:rsidRPr="002E1638">
        <w:fldChar w:fldCharType="begin"/>
      </w:r>
      <w:r w:rsidRPr="002E1638">
        <w:instrText xml:space="preserve"> REF _Ref167363142 \r \h </w:instrText>
      </w:r>
      <w:r w:rsidRPr="002E1638">
        <w:fldChar w:fldCharType="separate"/>
      </w:r>
      <w:r>
        <w:t>(5)</w:t>
      </w:r>
      <w:r w:rsidRPr="002E1638">
        <w:fldChar w:fldCharType="end"/>
      </w:r>
      <w:r w:rsidRPr="002E1638">
        <w:t xml:space="preserve"> respectively). In</w:t>
      </w:r>
      <w:r>
        <w:t xml:space="preserve"> constraints</w:t>
      </w:r>
      <w:r w:rsidRPr="002E1638">
        <w:t xml:space="preserve"> </w:t>
      </w:r>
      <w:r w:rsidRPr="002E1638">
        <w:fldChar w:fldCharType="begin"/>
      </w:r>
      <w:r w:rsidRPr="002E1638">
        <w:instrText xml:space="preserve"> REF _Ref167363164 \r \h </w:instrText>
      </w:r>
      <w:r w:rsidRPr="002E1638">
        <w:fldChar w:fldCharType="separate"/>
      </w:r>
      <w:r>
        <w:t>(7)</w:t>
      </w:r>
      <w:r w:rsidRPr="002E1638">
        <w:fldChar w:fldCharType="end"/>
      </w:r>
      <w:r w:rsidRPr="002E1638">
        <w:t xml:space="preserve"> through </w:t>
      </w:r>
      <w:r w:rsidRPr="002E1638">
        <w:fldChar w:fldCharType="begin"/>
      </w:r>
      <w:r w:rsidRPr="002E1638">
        <w:instrText xml:space="preserve"> REF _Ref167363179 \r \h </w:instrText>
      </w:r>
      <w:r w:rsidRPr="002E1638">
        <w:fldChar w:fldCharType="separate"/>
      </w:r>
      <w:r>
        <w:t>(10)</w:t>
      </w:r>
      <w:r w:rsidRPr="002E1638">
        <w:fldChar w:fldCharType="end"/>
      </w:r>
      <w:r w:rsidRPr="002E1638">
        <w:t>, protein production is limited by ribosome efficiency (</w:t>
      </w:r>
      <m:oMath>
        <m:sSub>
          <m:sSubPr>
            <m:ctrlPr>
              <w:rPr>
                <w:rFonts w:ascii="Cambria Math" w:hAnsi="Cambria Math"/>
                <w:i/>
              </w:rPr>
            </m:ctrlPr>
          </m:sSubPr>
          <m:e>
            <m:r>
              <w:rPr>
                <w:rFonts w:ascii="Cambria Math" w:hAnsi="Cambria Math"/>
              </w:rPr>
              <m:t>k</m:t>
            </m:r>
            <m:ctrlPr>
              <w:rPr>
                <w:rFonts w:ascii="Cambria Math" w:hAnsi="Cambria Math"/>
              </w:rPr>
            </m:ctrlPr>
          </m:e>
          <m:sub>
            <m:r>
              <m:rPr>
                <m:sty m:val="p"/>
              </m:rPr>
              <w:rPr>
                <w:rFonts w:ascii="Cambria Math" w:hAnsi="Cambria Math"/>
              </w:rPr>
              <m:t>r</m:t>
            </m:r>
            <m:r>
              <w:rPr>
                <w:rFonts w:ascii="Cambria Math" w:hAnsi="Cambria Math"/>
              </w:rPr>
              <m:t>ibo</m:t>
            </m:r>
          </m:sub>
        </m:sSub>
      </m:oMath>
      <w:r w:rsidRPr="002E1638">
        <w:t>, in amino acids/ribosome/s)</w:t>
      </w:r>
      <w:r>
        <w:t>; growth rate</w:t>
      </w:r>
      <w:r w:rsidRPr="002E1638">
        <w:t xml:space="preserve"> </w:t>
      </w:r>
      <w:r>
        <w:t>(</w:t>
      </w:r>
      <m:oMath>
        <m:r>
          <w:rPr>
            <w:rFonts w:ascii="Cambria Math" w:hAnsi="Cambria Math"/>
          </w:rPr>
          <m:t>μ)</m:t>
        </m:r>
      </m:oMath>
      <w:r>
        <w:t>;</w:t>
      </w:r>
      <w:r w:rsidRPr="002E1638">
        <w:t xml:space="preserve"> the measured mass fractions of biomass comprised of proteins (</w:t>
      </w:r>
      <m:oMath>
        <m:sSubSup>
          <m:sSubSupPr>
            <m:ctrlPr>
              <w:rPr>
                <w:rFonts w:ascii="Cambria Math" w:hAnsi="Cambria Math"/>
                <w:i/>
              </w:rPr>
            </m:ctrlPr>
          </m:sSubSupPr>
          <m:e>
            <m:r>
              <w:rPr>
                <w:rFonts w:ascii="Cambria Math" w:hAnsi="Cambria Math"/>
              </w:rPr>
              <m:t>f</m:t>
            </m:r>
          </m:e>
          <m:sub>
            <m:r>
              <w:rPr>
                <w:rFonts w:ascii="Cambria Math" w:hAnsi="Cambria Math"/>
              </w:rPr>
              <m:t>Protein</m:t>
            </m:r>
          </m:sub>
          <m:sup>
            <m:r>
              <w:rPr>
                <w:rFonts w:ascii="Cambria Math" w:hAnsi="Cambria Math"/>
              </w:rPr>
              <m:t>exp</m:t>
            </m:r>
          </m:sup>
        </m:sSubSup>
      </m:oMath>
      <w:r w:rsidRPr="002E1638">
        <w:t>), mitochondrial proteins (</w:t>
      </w:r>
      <m:oMath>
        <m:sSubSup>
          <m:sSubSupPr>
            <m:ctrlPr>
              <w:rPr>
                <w:rFonts w:ascii="Cambria Math" w:hAnsi="Cambria Math"/>
                <w:i/>
              </w:rPr>
            </m:ctrlPr>
          </m:sSubSupPr>
          <m:e>
            <m:r>
              <w:rPr>
                <w:rFonts w:ascii="Cambria Math" w:hAnsi="Cambria Math"/>
              </w:rPr>
              <m:t>f</m:t>
            </m:r>
          </m:e>
          <m:sub>
            <m:r>
              <w:rPr>
                <w:rFonts w:ascii="Cambria Math" w:hAnsi="Cambria Math"/>
              </w:rPr>
              <m:t>MitoPro</m:t>
            </m:r>
          </m:sub>
          <m:sup>
            <m:r>
              <w:rPr>
                <w:rFonts w:ascii="Cambria Math" w:hAnsi="Cambria Math"/>
              </w:rPr>
              <m:t>exp</m:t>
            </m:r>
          </m:sup>
        </m:sSubSup>
      </m:oMath>
      <w:r w:rsidRPr="002E1638">
        <w:t>), and nonmetabolic proteins (</w:t>
      </w:r>
      <m:oMath>
        <m:sSubSup>
          <m:sSubSupPr>
            <m:ctrlPr>
              <w:rPr>
                <w:rFonts w:ascii="Cambria Math" w:hAnsi="Cambria Math"/>
                <w:i/>
              </w:rPr>
            </m:ctrlPr>
          </m:sSubSupPr>
          <m:e>
            <m:r>
              <w:rPr>
                <w:rFonts w:ascii="Cambria Math" w:hAnsi="Cambria Math"/>
              </w:rPr>
              <m:t>f</m:t>
            </m:r>
          </m:e>
          <m:sub>
            <m:r>
              <w:rPr>
                <w:rFonts w:ascii="Cambria Math" w:hAnsi="Cambria Math"/>
              </w:rPr>
              <m:t>Nonmetabolic</m:t>
            </m:r>
          </m:sub>
          <m:sup>
            <m:r>
              <w:rPr>
                <w:rFonts w:ascii="Cambria Math" w:hAnsi="Cambria Math"/>
              </w:rPr>
              <m:t>exp</m:t>
            </m:r>
          </m:sup>
        </m:sSubSup>
      </m:oMath>
      <w:r w:rsidRPr="002E1638">
        <w:t>); as well as each protein’s length (</w:t>
      </w:r>
      <m:oMath>
        <m:sSubSup>
          <m:sSubSupPr>
            <m:ctrlPr>
              <w:rPr>
                <w:rFonts w:ascii="Cambria Math" w:hAnsi="Cambria Math"/>
                <w:i/>
                <w:iCs/>
              </w:rPr>
            </m:ctrlPr>
          </m:sSubSupPr>
          <m:e>
            <m:r>
              <w:rPr>
                <w:rFonts w:ascii="Cambria Math" w:hAnsi="Cambria Math"/>
              </w:rPr>
              <m:t>N</m:t>
            </m:r>
          </m:e>
          <m:sub>
            <m:r>
              <w:rPr>
                <w:rFonts w:ascii="Cambria Math" w:hAnsi="Cambria Math"/>
              </w:rPr>
              <m:t>pro,comp</m:t>
            </m:r>
          </m:sub>
          <m:sup>
            <m:r>
              <w:rPr>
                <w:rFonts w:ascii="Cambria Math" w:hAnsi="Cambria Math"/>
              </w:rPr>
              <m:t>AA</m:t>
            </m:r>
          </m:sup>
        </m:sSubSup>
      </m:oMath>
      <w:r w:rsidRPr="002E1638">
        <w:t>, in amino acids) and molecular weight (</w:t>
      </w:r>
      <m:oMath>
        <m:sSub>
          <m:sSubPr>
            <m:ctrlPr>
              <w:rPr>
                <w:rFonts w:ascii="Cambria Math" w:hAnsi="Cambria Math"/>
                <w:i/>
              </w:rPr>
            </m:ctrlPr>
          </m:sSubPr>
          <m:e>
            <m:r>
              <w:rPr>
                <w:rFonts w:ascii="Cambria Math" w:hAnsi="Cambria Math"/>
              </w:rPr>
              <m:t>W</m:t>
            </m:r>
          </m:e>
          <m:sub>
            <m:r>
              <w:rPr>
                <w:rFonts w:ascii="Cambria Math" w:hAnsi="Cambria Math"/>
              </w:rPr>
              <m:t>pro</m:t>
            </m:r>
          </m:sub>
        </m:sSub>
      </m:oMath>
      <w:r w:rsidRPr="002E1638">
        <w:t xml:space="preserve">, in g/mmol). Likewise, </w:t>
      </w:r>
      <w:r w:rsidRPr="002E1638">
        <w:fldChar w:fldCharType="begin"/>
      </w:r>
      <w:r w:rsidRPr="002E1638">
        <w:instrText xml:space="preserve"> REF _Ref167362978 \r \h </w:instrText>
      </w:r>
      <w:r w:rsidRPr="002E1638">
        <w:fldChar w:fldCharType="separate"/>
      </w:r>
      <w:r>
        <w:t>(11)</w:t>
      </w:r>
      <w:r w:rsidRPr="002E1638">
        <w:fldChar w:fldCharType="end"/>
      </w:r>
      <w:r w:rsidRPr="002E1638">
        <w:t xml:space="preserve"> uses the product of </w:t>
      </w:r>
      <m:oMath>
        <m:r>
          <m:rPr>
            <m:sty m:val="p"/>
          </m:rPr>
          <w:rPr>
            <w:rFonts w:ascii="Cambria Math" w:hAnsi="Cambria Math"/>
          </w:rPr>
          <m:t>μ</m:t>
        </m:r>
      </m:oMath>
      <w:r w:rsidRPr="002E1638">
        <w:t xml:space="preserve"> and the measured mass fraction of biomass comprised of rRNA (</w:t>
      </w:r>
      <m:oMath>
        <m:sSubSup>
          <m:sSubSupPr>
            <m:ctrlPr>
              <w:rPr>
                <w:rFonts w:ascii="Cambria Math" w:hAnsi="Cambria Math"/>
                <w:i/>
              </w:rPr>
            </m:ctrlPr>
          </m:sSubSupPr>
          <m:e>
            <m:r>
              <w:rPr>
                <w:rFonts w:ascii="Cambria Math" w:hAnsi="Cambria Math"/>
              </w:rPr>
              <m:t>f</m:t>
            </m:r>
          </m:e>
          <m:sub>
            <m:r>
              <w:rPr>
                <w:rFonts w:ascii="Cambria Math" w:hAnsi="Cambria Math"/>
              </w:rPr>
              <m:t>rRNA</m:t>
            </m:r>
          </m:sub>
          <m:sup>
            <m:r>
              <w:rPr>
                <w:rFonts w:ascii="Cambria Math" w:hAnsi="Cambria Math"/>
              </w:rPr>
              <m:t>exp</m:t>
            </m:r>
          </m:sup>
        </m:sSubSup>
      </m:oMath>
      <w:r w:rsidRPr="002E1638">
        <w:t>) to limit the flux of each rRNA type’s production (</w:t>
      </w:r>
      <m:oMath>
        <m:sSub>
          <m:sSubPr>
            <m:ctrlPr>
              <w:rPr>
                <w:rFonts w:ascii="Cambria Math" w:hAnsi="Cambria Math"/>
                <w:i/>
              </w:rPr>
            </m:ctrlPr>
          </m:sSubPr>
          <m:e>
            <m:r>
              <w:rPr>
                <w:rFonts w:ascii="Cambria Math" w:hAnsi="Cambria Math"/>
              </w:rPr>
              <m:t>ν</m:t>
            </m:r>
          </m:e>
          <m:sub>
            <m:r>
              <w:rPr>
                <w:rFonts w:ascii="Cambria Math" w:hAnsi="Cambria Math"/>
              </w:rPr>
              <m:t>rRNA</m:t>
            </m:r>
          </m:sub>
        </m:sSub>
      </m:oMath>
      <w:r w:rsidRPr="002E1638">
        <w:t>, in mmol gDW</w:t>
      </w:r>
      <w:r w:rsidRPr="002E1638">
        <w:rPr>
          <w:vertAlign w:val="superscript"/>
        </w:rPr>
        <w:t>-1</w:t>
      </w:r>
      <w:r w:rsidRPr="002E1638">
        <w:t>h</w:t>
      </w:r>
      <w:r w:rsidRPr="002E1638">
        <w:rPr>
          <w:vertAlign w:val="superscript"/>
        </w:rPr>
        <w:t>-1</w:t>
      </w:r>
      <w:r w:rsidRPr="002E1638">
        <w:t>) based on its molecular weight (</w:t>
      </w:r>
      <m:oMath>
        <m:sSub>
          <m:sSubPr>
            <m:ctrlPr>
              <w:rPr>
                <w:rFonts w:ascii="Cambria Math" w:hAnsi="Cambria Math"/>
                <w:i/>
              </w:rPr>
            </m:ctrlPr>
          </m:sSubPr>
          <m:e>
            <m:r>
              <w:rPr>
                <w:rFonts w:ascii="Cambria Math" w:hAnsi="Cambria Math"/>
              </w:rPr>
              <m:t>W</m:t>
            </m:r>
          </m:e>
          <m:sub>
            <m:r>
              <w:rPr>
                <w:rFonts w:ascii="Cambria Math" w:hAnsi="Cambria Math"/>
              </w:rPr>
              <m:t>rRNA</m:t>
            </m:r>
          </m:sub>
        </m:sSub>
      </m:oMath>
      <w:r w:rsidRPr="002E1638">
        <w:t xml:space="preserve">, in g/mmol). </w:t>
      </w:r>
    </w:p>
    <w:p w14:paraId="379F788F" w14:textId="77777777" w:rsidR="00896585" w:rsidRPr="002E1638" w:rsidRDefault="00896585" w:rsidP="00896585">
      <w:pPr>
        <w:pStyle w:val="Normalfirstindented"/>
      </w:pPr>
      <w:r w:rsidRPr="002E1638">
        <w:t xml:space="preserve">Steps B2 and B3 are identical to their scRBA versions aside from </w:t>
      </w:r>
      <w:r w:rsidRPr="002E1638">
        <w:fldChar w:fldCharType="begin"/>
      </w:r>
      <w:r w:rsidRPr="002E1638">
        <w:instrText xml:space="preserve"> REF _Ref167363019 \r \h </w:instrText>
      </w:r>
      <w:r w:rsidRPr="002E1638">
        <w:fldChar w:fldCharType="separate"/>
      </w:r>
      <w:r>
        <w:t>(12)</w:t>
      </w:r>
      <w:r w:rsidRPr="002E1638">
        <w:fldChar w:fldCharType="end"/>
      </w:r>
      <w:r w:rsidRPr="002E1638">
        <w:t xml:space="preserve"> as well as </w:t>
      </w:r>
      <w:r w:rsidRPr="002E1638">
        <w:fldChar w:fldCharType="begin"/>
      </w:r>
      <w:r w:rsidRPr="002E1638">
        <w:instrText xml:space="preserve"> REF _Ref167363058 \r \h </w:instrText>
      </w:r>
      <w:r w:rsidRPr="002E1638">
        <w:fldChar w:fldCharType="separate"/>
      </w:r>
      <w:r>
        <w:t>(6)</w:t>
      </w:r>
      <w:r w:rsidRPr="002E1638">
        <w:fldChar w:fldCharType="end"/>
      </w:r>
      <w:r w:rsidRPr="002E1638">
        <w:t xml:space="preserve">, which previously used to only assign proteins to one compartment chosen manually, despite some being able to form enzymes in multiple compartments (i.e., multi-compartment proteins). Also, scRBA </w:t>
      </w:r>
      <w:r w:rsidRPr="002E1638">
        <w:lastRenderedPageBreak/>
        <w:t>did not originally force translation fluxes for ribosome subunits to match their experimental values. Adding this requirement made step B2 infeasible during testing because of insufficient ribosome production, possibly due to other ribosome subunit paralogs being present but not measured and/or not listed in the model as subunits. To address this issue without using unrealistic k</w:t>
      </w:r>
      <w:r w:rsidRPr="002E1638">
        <w:rPr>
          <w:vertAlign w:val="subscript"/>
        </w:rPr>
        <w:t>ribo</w:t>
      </w:r>
      <w:r w:rsidRPr="002E1638">
        <w:t xml:space="preserve"> values while minimizing deviations from measured translation fluxes, the non-negative slack variables </w:t>
      </w:r>
      <m:oMath>
        <m:sSubSup>
          <m:sSubSupPr>
            <m:ctrlPr>
              <w:rPr>
                <w:rFonts w:ascii="Cambria Math" w:hAnsi="Cambria Math"/>
                <w:i/>
              </w:rPr>
            </m:ctrlPr>
          </m:sSubSupPr>
          <m:e>
            <m:r>
              <w:rPr>
                <w:rFonts w:ascii="Cambria Math" w:hAnsi="Cambria Math"/>
              </w:rPr>
              <m:t>s</m:t>
            </m:r>
          </m:e>
          <m:sub>
            <m:r>
              <w:rPr>
                <w:rFonts w:ascii="Cambria Math" w:hAnsi="Cambria Math"/>
              </w:rPr>
              <m:t>pro</m:t>
            </m:r>
          </m:sub>
          <m:sup>
            <m:r>
              <w:rPr>
                <w:rFonts w:ascii="Cambria Math" w:hAnsi="Cambria Math"/>
              </w:rPr>
              <m:t>+</m:t>
            </m:r>
          </m:sup>
        </m:sSubSup>
      </m:oMath>
      <w:r w:rsidRPr="002E1638">
        <w:t xml:space="preserve"> and</w:t>
      </w:r>
      <m:oMath>
        <m:r>
          <w:rPr>
            <w:rFonts w:ascii="Cambria Math" w:hAnsi="Cambria Math"/>
          </w:rPr>
          <m:t xml:space="preserve"> </m:t>
        </m:r>
        <m:sSubSup>
          <m:sSubSupPr>
            <m:ctrlPr>
              <w:rPr>
                <w:rFonts w:ascii="Cambria Math" w:hAnsi="Cambria Math"/>
                <w:i/>
              </w:rPr>
            </m:ctrlPr>
          </m:sSubSupPr>
          <m:e>
            <m:r>
              <w:rPr>
                <w:rFonts w:ascii="Cambria Math" w:hAnsi="Cambria Math"/>
              </w:rPr>
              <m:t>s</m:t>
            </m:r>
          </m:e>
          <m:sub>
            <m:r>
              <w:rPr>
                <w:rFonts w:ascii="Cambria Math" w:hAnsi="Cambria Math"/>
              </w:rPr>
              <m:t>pro</m:t>
            </m:r>
          </m:sub>
          <m:sup>
            <m:r>
              <w:rPr>
                <w:rFonts w:ascii="Cambria Math" w:hAnsi="Cambria Math"/>
              </w:rPr>
              <m:t>-</m:t>
            </m:r>
          </m:sup>
        </m:sSubSup>
      </m:oMath>
      <w:r w:rsidRPr="002E1638">
        <w:t xml:space="preserve"> were introduced for each protein </w:t>
      </w:r>
      <m:oMath>
        <m:r>
          <w:rPr>
            <w:rFonts w:ascii="Cambria Math" w:hAnsi="Cambria Math"/>
          </w:rPr>
          <m:t>pro</m:t>
        </m:r>
      </m:oMath>
      <w:r w:rsidRPr="002E1638">
        <w:t xml:space="preserve"> in set </w:t>
      </w:r>
      <m:oMath>
        <m:r>
          <w:rPr>
            <w:rFonts w:ascii="Cambria Math" w:hAnsi="Cambria Math"/>
          </w:rPr>
          <m:t>Pro</m:t>
        </m:r>
      </m:oMath>
      <w:r w:rsidRPr="002E1638">
        <w:t>. These variables allow a protein’s translation flux to go above or below its measured values</w:t>
      </w:r>
      <w:r>
        <w:t>,</w:t>
      </w:r>
      <w:r w:rsidRPr="002E1638">
        <w:t xml:space="preserve"> respectively. They cannot assume nonzero values by default, and their sum (i.e., </w:t>
      </w:r>
      <m:oMath>
        <m:nary>
          <m:naryPr>
            <m:chr m:val="∑"/>
            <m:supHide m:val="1"/>
            <m:ctrlPr>
              <w:rPr>
                <w:rFonts w:ascii="Cambria Math" w:hAnsi="Cambria Math"/>
                <w:i/>
              </w:rPr>
            </m:ctrlPr>
          </m:naryPr>
          <m:sub>
            <m:r>
              <w:rPr>
                <w:rFonts w:ascii="Cambria Math" w:hAnsi="Cambria Math"/>
              </w:rPr>
              <m:t>pro∈Pro</m:t>
            </m:r>
          </m:sub>
          <m:sup/>
          <m:e>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pro</m:t>
                </m:r>
              </m:sub>
              <m:sup>
                <m:r>
                  <w:rPr>
                    <w:rFonts w:ascii="Cambria Math" w:hAnsi="Cambria Math"/>
                  </w:rPr>
                  <m:t>+</m:t>
                </m:r>
              </m:sup>
            </m:sSubSup>
          </m:e>
        </m:nary>
        <m:sSubSup>
          <m:sSubSupPr>
            <m:ctrlPr>
              <w:rPr>
                <w:rFonts w:ascii="Cambria Math" w:hAnsi="Cambria Math"/>
                <w:i/>
              </w:rPr>
            </m:ctrlPr>
          </m:sSubSupPr>
          <m:e>
            <m:r>
              <w:rPr>
                <w:rFonts w:ascii="Cambria Math" w:hAnsi="Cambria Math"/>
              </w:rPr>
              <m:t>+s</m:t>
            </m:r>
          </m:e>
          <m:sub>
            <m:r>
              <w:rPr>
                <w:rFonts w:ascii="Cambria Math" w:hAnsi="Cambria Math"/>
              </w:rPr>
              <m:t>pro</m:t>
            </m:r>
          </m:sub>
          <m:sup>
            <m:r>
              <w:rPr>
                <w:rFonts w:ascii="Cambria Math" w:hAnsi="Cambria Math"/>
              </w:rPr>
              <m:t>-</m:t>
            </m:r>
          </m:sup>
        </m:sSubSup>
        <m:r>
          <w:rPr>
            <w:rFonts w:ascii="Cambria Math" w:hAnsi="Cambria Math"/>
          </w:rPr>
          <m:t>)</m:t>
        </m:r>
      </m:oMath>
      <w:r w:rsidRPr="002E1638">
        <w:t xml:space="preserve"> is set to the lowest possible value (i.e, </w:t>
      </w:r>
      <m:oMath>
        <m:sSubSup>
          <m:sSubSupPr>
            <m:ctrlPr>
              <w:rPr>
                <w:rFonts w:ascii="Cambria Math" w:hAnsi="Cambria Math"/>
                <w:i/>
              </w:rPr>
            </m:ctrlPr>
          </m:sSubSupPr>
          <m:e>
            <m:r>
              <w:rPr>
                <w:rFonts w:ascii="Cambria Math" w:hAnsi="Cambria Math"/>
              </w:rPr>
              <m:t>z</m:t>
            </m:r>
          </m:e>
          <m:sub>
            <m:r>
              <w:rPr>
                <w:rFonts w:ascii="Cambria Math" w:hAnsi="Cambria Math"/>
              </w:rPr>
              <m:t>prosyn</m:t>
            </m:r>
          </m:sub>
          <m:sup>
            <m:r>
              <w:rPr>
                <w:rFonts w:ascii="Cambria Math" w:hAnsi="Cambria Math"/>
              </w:rPr>
              <m:t>min</m:t>
            </m:r>
          </m:sup>
        </m:sSubSup>
        <m:r>
          <w:rPr>
            <w:rFonts w:ascii="Cambria Math" w:hAnsi="Cambria Math"/>
          </w:rPr>
          <m:t xml:space="preserve"> =min</m:t>
        </m:r>
        <m:nary>
          <m:naryPr>
            <m:chr m:val="∑"/>
            <m:supHide m:val="1"/>
            <m:ctrlPr>
              <w:rPr>
                <w:rFonts w:ascii="Cambria Math" w:hAnsi="Cambria Math"/>
                <w:i/>
              </w:rPr>
            </m:ctrlPr>
          </m:naryPr>
          <m:sub>
            <m:r>
              <w:rPr>
                <w:rFonts w:ascii="Cambria Math" w:hAnsi="Cambria Math"/>
              </w:rPr>
              <m:t>pro∈Pro</m:t>
            </m:r>
          </m:sub>
          <m:sup/>
          <m:e>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pro</m:t>
                </m:r>
              </m:sub>
              <m:sup>
                <m:r>
                  <w:rPr>
                    <w:rFonts w:ascii="Cambria Math" w:hAnsi="Cambria Math"/>
                  </w:rPr>
                  <m:t>+</m:t>
                </m:r>
              </m:sup>
            </m:sSubSup>
          </m:e>
        </m:nary>
        <m:sSubSup>
          <m:sSubSupPr>
            <m:ctrlPr>
              <w:rPr>
                <w:rFonts w:ascii="Cambria Math" w:hAnsi="Cambria Math"/>
                <w:i/>
              </w:rPr>
            </m:ctrlPr>
          </m:sSubSupPr>
          <m:e>
            <m:r>
              <w:rPr>
                <w:rFonts w:ascii="Cambria Math" w:hAnsi="Cambria Math"/>
              </w:rPr>
              <m:t>+s</m:t>
            </m:r>
          </m:e>
          <m:sub>
            <m:r>
              <w:rPr>
                <w:rFonts w:ascii="Cambria Math" w:hAnsi="Cambria Math"/>
              </w:rPr>
              <m:t>pro</m:t>
            </m:r>
          </m:sub>
          <m:sup>
            <m:r>
              <w:rPr>
                <w:rFonts w:ascii="Cambria Math" w:hAnsi="Cambria Math"/>
              </w:rPr>
              <m:t>-</m:t>
            </m:r>
          </m:sup>
        </m:sSubSup>
        <m:r>
          <w:rPr>
            <w:rFonts w:ascii="Cambria Math" w:hAnsi="Cambria Math"/>
          </w:rPr>
          <m:t>)</m:t>
        </m:r>
      </m:oMath>
      <w:r w:rsidRPr="002E1638">
        <w:t xml:space="preserve">) during step B2 and fixed to this value in future steps, to ensure this feature is utilized only when needed. For example, ribosome subunit proteins were allowed to have nonzero slack values, and only for </w:t>
      </w:r>
      <m:oMath>
        <m:sSubSup>
          <m:sSubSupPr>
            <m:ctrlPr>
              <w:rPr>
                <w:rFonts w:ascii="Cambria Math" w:hAnsi="Cambria Math"/>
                <w:i/>
              </w:rPr>
            </m:ctrlPr>
          </m:sSubSupPr>
          <m:e>
            <m:r>
              <w:rPr>
                <w:rFonts w:ascii="Cambria Math" w:hAnsi="Cambria Math"/>
              </w:rPr>
              <m:t>s</m:t>
            </m:r>
          </m:e>
          <m:sub>
            <m:r>
              <w:rPr>
                <w:rFonts w:ascii="Cambria Math" w:hAnsi="Cambria Math"/>
              </w:rPr>
              <m:t>pro</m:t>
            </m:r>
          </m:sub>
          <m:sup>
            <m:r>
              <w:rPr>
                <w:rFonts w:ascii="Cambria Math" w:hAnsi="Cambria Math"/>
              </w:rPr>
              <m:t>+</m:t>
            </m:r>
          </m:sup>
        </m:sSubSup>
      </m:oMath>
      <w:r w:rsidRPr="002E1638">
        <w:t xml:space="preserve">. Furthermore, the protein abundance data used by scRBA did not include localization information. To better account for multi-compartment proteins, the fluxes producing all compartment-specific versions of each protein (i.e., </w:t>
      </w:r>
      <m:oMath>
        <m:nary>
          <m:naryPr>
            <m:chr m:val="∑"/>
            <m:supHide m:val="1"/>
            <m:ctrlPr>
              <w:rPr>
                <w:rFonts w:ascii="Cambria Math" w:hAnsi="Cambria Math"/>
                <w:i/>
              </w:rPr>
            </m:ctrlPr>
          </m:naryPr>
          <m:sub>
            <m:r>
              <w:rPr>
                <w:rFonts w:ascii="Cambria Math" w:hAnsi="Cambria Math"/>
              </w:rPr>
              <m:t>comp</m:t>
            </m:r>
          </m:sub>
          <m:sup/>
          <m:e>
            <m:sSub>
              <m:sSubPr>
                <m:ctrlPr>
                  <w:rPr>
                    <w:rFonts w:ascii="Cambria Math" w:hAnsi="Cambria Math"/>
                    <w:i/>
                  </w:rPr>
                </m:ctrlPr>
              </m:sSubPr>
              <m:e>
                <m:r>
                  <w:rPr>
                    <w:rFonts w:ascii="Cambria Math" w:hAnsi="Cambria Math"/>
                  </w:rPr>
                  <m:t>ν</m:t>
                </m:r>
              </m:e>
              <m:sub>
                <m:r>
                  <w:rPr>
                    <w:rFonts w:ascii="Cambria Math" w:hAnsi="Cambria Math"/>
                  </w:rPr>
                  <m:t>pro,comp</m:t>
                </m:r>
              </m:sub>
            </m:sSub>
          </m:e>
        </m:nary>
      </m:oMath>
      <w:r w:rsidRPr="002E1638">
        <w:t xml:space="preserve">) are constrained to </w:t>
      </w:r>
      <m:oMath>
        <m:sSubSup>
          <m:sSubSupPr>
            <m:ctrlPr>
              <w:rPr>
                <w:rFonts w:ascii="Cambria Math" w:hAnsi="Cambria Math"/>
                <w:i/>
              </w:rPr>
            </m:ctrlPr>
          </m:sSubSupPr>
          <m:e>
            <m:r>
              <w:rPr>
                <w:rFonts w:ascii="Cambria Math" w:hAnsi="Cambria Math"/>
              </w:rPr>
              <m:t>ν</m:t>
            </m:r>
          </m:e>
          <m:sub>
            <m:r>
              <w:rPr>
                <w:rFonts w:ascii="Cambria Math" w:hAnsi="Cambria Math"/>
              </w:rPr>
              <m:t>pro</m:t>
            </m:r>
          </m:sub>
          <m:sup>
            <m:r>
              <w:rPr>
                <w:rFonts w:ascii="Cambria Math" w:hAnsi="Cambria Math"/>
              </w:rPr>
              <m:t>exp</m:t>
            </m:r>
          </m:sup>
        </m:sSubSup>
      </m:oMath>
      <w:r w:rsidRPr="002E1638">
        <w:t>, the experimentally determined flux for translation of that protein (in mmol gDW</w:t>
      </w:r>
      <w:r w:rsidRPr="002E1638">
        <w:rPr>
          <w:vertAlign w:val="superscript"/>
        </w:rPr>
        <w:t>-1</w:t>
      </w:r>
      <w:r w:rsidRPr="002E1638">
        <w:t>h</w:t>
      </w:r>
      <w:r w:rsidRPr="002E1638">
        <w:rPr>
          <w:vertAlign w:val="superscript"/>
        </w:rPr>
        <w:t>-1</w:t>
      </w:r>
      <w:r w:rsidRPr="002E1638">
        <w:t xml:space="preserve">). </w:t>
      </w:r>
    </w:p>
    <w:p w14:paraId="7BE0D5BF" w14:textId="77777777" w:rsidR="00896585" w:rsidRPr="008E7307" w:rsidRDefault="00896585" w:rsidP="00896585">
      <w:pPr>
        <w:pStyle w:val="Normalfirstindented"/>
        <w:rPr>
          <w:color w:val="000000"/>
        </w:rPr>
      </w:pPr>
      <w:r w:rsidRPr="00E634EF">
        <w:rPr>
          <w:color w:val="000000"/>
        </w:rPr>
        <w:t xml:space="preserve">For each GSM model reaction </w:t>
      </w:r>
      <m:oMath>
        <m:r>
          <w:rPr>
            <w:rFonts w:ascii="Cambria Math" w:hAnsi="Cambria Math"/>
            <w:color w:val="000000"/>
          </w:rPr>
          <m:t>g</m:t>
        </m:r>
      </m:oMath>
      <w:r w:rsidRPr="00E634EF">
        <w:rPr>
          <w:color w:val="000000"/>
        </w:rPr>
        <w:t xml:space="preserve"> in set </w:t>
      </w:r>
      <m:oMath>
        <m:r>
          <w:rPr>
            <w:rFonts w:ascii="Cambria Math" w:hAnsi="Cambria Math"/>
            <w:color w:val="000000"/>
          </w:rPr>
          <m:t>G</m:t>
        </m:r>
      </m:oMath>
      <w:r w:rsidRPr="00E634EF">
        <w:rPr>
          <w:color w:val="000000"/>
        </w:rPr>
        <w:t xml:space="preserve">, Steps B2 and B3 can now utilize recommended </w:t>
      </w:r>
      <w:r w:rsidRPr="002E1638">
        <w:t>upper and lower flux bounds</w:t>
      </w:r>
      <w:r w:rsidRPr="00E634EF">
        <w:rPr>
          <w:color w:val="000000"/>
        </w:rPr>
        <w:t xml:space="preserve"> </w:t>
      </w:r>
      <w:r w:rsidRPr="002E1638">
        <w:t>(</w:t>
      </w:r>
      <m:oMath>
        <m:sSubSup>
          <m:sSubSupPr>
            <m:ctrlPr>
              <w:rPr>
                <w:rFonts w:ascii="Cambria Math" w:hAnsi="Cambria Math"/>
                <w:i/>
              </w:rPr>
            </m:ctrlPr>
          </m:sSubSupPr>
          <m:e>
            <m:r>
              <w:rPr>
                <w:rFonts w:ascii="Cambria Math" w:hAnsi="Cambria Math"/>
              </w:rPr>
              <m:t>ν</m:t>
            </m:r>
          </m:e>
          <m:sub>
            <m:r>
              <w:rPr>
                <w:rFonts w:ascii="Cambria Math" w:hAnsi="Cambria Math"/>
                <w:color w:val="000000"/>
              </w:rPr>
              <m:t>g</m:t>
            </m:r>
          </m:sub>
          <m:sup>
            <m:r>
              <w:rPr>
                <w:rFonts w:ascii="Cambria Math" w:hAnsi="Cambria Math"/>
                <w:color w:val="000000"/>
              </w:rPr>
              <m:t>U</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rec</m:t>
                </m:r>
              </m:sub>
            </m:sSub>
          </m:sup>
        </m:sSubSup>
      </m:oMath>
      <w:r w:rsidRPr="002E1638">
        <w:t xml:space="preserve"> and </w:t>
      </w:r>
      <m:oMath>
        <m:sSubSup>
          <m:sSubSupPr>
            <m:ctrlPr>
              <w:rPr>
                <w:rFonts w:ascii="Cambria Math" w:hAnsi="Cambria Math"/>
                <w:i/>
              </w:rPr>
            </m:ctrlPr>
          </m:sSubSupPr>
          <m:e>
            <m:r>
              <w:rPr>
                <w:rFonts w:ascii="Cambria Math" w:hAnsi="Cambria Math"/>
              </w:rPr>
              <m:t>ν</m:t>
            </m:r>
          </m:e>
          <m:sub>
            <m:r>
              <w:rPr>
                <w:rFonts w:ascii="Cambria Math" w:hAnsi="Cambria Math"/>
                <w:color w:val="000000"/>
              </w:rPr>
              <m:t>g</m:t>
            </m:r>
          </m:sub>
          <m:sup>
            <m:r>
              <w:rPr>
                <w:rFonts w:ascii="Cambria Math" w:hAnsi="Cambria Math"/>
              </w:rPr>
              <m:t>L</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rec</m:t>
                </m:r>
              </m:sub>
            </m:sSub>
          </m:sup>
        </m:sSubSup>
      </m:oMath>
      <w:r w:rsidRPr="002E1638">
        <w:t xml:space="preserve">, respectively) as inputs, to match experimental data from metabolic flux analysis (MFA) and other methods as closely as possible while allowing minor deviations where needed (e.g., due to using different versions of a GSM model in MFA and RBA). </w:t>
      </w:r>
      <w:r w:rsidRPr="008E7307">
        <w:rPr>
          <w:color w:val="000000"/>
        </w:rPr>
        <w:t xml:space="preserve">All GSM model reactions with recommended upper or lower bounds are included in sets </w:t>
      </w:r>
      <m:oMath>
        <m:sSup>
          <m:sSupPr>
            <m:ctrlPr>
              <w:rPr>
                <w:rFonts w:ascii="Cambria Math" w:hAnsi="Cambria Math"/>
                <w:i/>
                <w:color w:val="000000"/>
              </w:rPr>
            </m:ctrlPr>
          </m:sSupPr>
          <m:e>
            <m:r>
              <w:rPr>
                <w:rFonts w:ascii="Cambria Math" w:hAnsi="Cambria Math"/>
                <w:color w:val="000000"/>
              </w:rPr>
              <m:t>G</m:t>
            </m:r>
          </m:e>
          <m:sup>
            <m:sSub>
              <m:sSubPr>
                <m:ctrlPr>
                  <w:rPr>
                    <w:rFonts w:ascii="Cambria Math" w:hAnsi="Cambria Math"/>
                    <w:i/>
                    <w:color w:val="000000"/>
                  </w:rPr>
                </m:ctrlPr>
              </m:sSubPr>
              <m:e>
                <m:r>
                  <w:rPr>
                    <w:rFonts w:ascii="Cambria Math" w:hAnsi="Cambria Math"/>
                    <w:color w:val="000000"/>
                  </w:rPr>
                  <m:t>UB</m:t>
                </m:r>
              </m:e>
              <m:sub>
                <m:r>
                  <w:rPr>
                    <w:rFonts w:ascii="Cambria Math" w:hAnsi="Cambria Math"/>
                    <w:color w:val="000000"/>
                  </w:rPr>
                  <m:t>rec</m:t>
                </m:r>
              </m:sub>
            </m:sSub>
          </m:sup>
        </m:sSup>
      </m:oMath>
      <w:r w:rsidRPr="008E7307">
        <w:rPr>
          <w:color w:val="000000"/>
        </w:rPr>
        <w:t xml:space="preserve"> and </w:t>
      </w:r>
      <m:oMath>
        <m:sSup>
          <m:sSupPr>
            <m:ctrlPr>
              <w:rPr>
                <w:rFonts w:ascii="Cambria Math" w:hAnsi="Cambria Math"/>
                <w:i/>
                <w:color w:val="000000"/>
              </w:rPr>
            </m:ctrlPr>
          </m:sSupPr>
          <m:e>
            <m:r>
              <w:rPr>
                <w:rFonts w:ascii="Cambria Math" w:hAnsi="Cambria Math"/>
                <w:color w:val="000000"/>
              </w:rPr>
              <m:t>G</m:t>
            </m:r>
          </m:e>
          <m:sup>
            <m:r>
              <w:rPr>
                <w:rFonts w:ascii="Cambria Math" w:hAnsi="Cambria Math"/>
                <w:color w:val="000000"/>
              </w:rPr>
              <m:t>L</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rec</m:t>
                </m:r>
              </m:sub>
            </m:sSub>
          </m:sup>
        </m:sSup>
      </m:oMath>
      <w:r w:rsidRPr="008E7307">
        <w:rPr>
          <w:color w:val="000000"/>
        </w:rPr>
        <w:t xml:space="preserve">, respectively. To enforce these flux bounds over all versions of a reaction in the RBA model, the parameter </w:t>
      </w:r>
      <m:oMath>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gj</m:t>
            </m:r>
          </m:sub>
        </m:sSub>
      </m:oMath>
      <w:r w:rsidRPr="008E7307">
        <w:rPr>
          <w:color w:val="000000"/>
        </w:rPr>
        <w:t xml:space="preserve"> was added to represent each reaction’s direction:</w:t>
      </w:r>
    </w:p>
    <w:p w14:paraId="7B74EB62" w14:textId="77777777" w:rsidR="00896585" w:rsidRPr="008E7307" w:rsidRDefault="00000000" w:rsidP="00896585">
      <w:pPr>
        <w:pStyle w:val="Normalfirstindented"/>
        <w:rPr>
          <w:color w:val="000000"/>
        </w:rPr>
      </w:pPr>
      <m:oMathPara>
        <m:oMath>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gj</m:t>
              </m:r>
            </m:sub>
          </m:sSub>
          <m:r>
            <w:rPr>
              <w:rFonts w:ascii="Cambria Math" w:hAnsi="Cambria Math"/>
              <w:color w:val="000000"/>
            </w:rPr>
            <m:t>=</m:t>
          </m:r>
          <m:d>
            <m:dPr>
              <m:begChr m:val="{"/>
              <m:endChr m:val=""/>
              <m:ctrlPr>
                <w:rPr>
                  <w:rFonts w:ascii="Cambria Math" w:hAnsi="Cambria Math"/>
                  <w:i/>
                  <w:iCs/>
                  <w:color w:val="000000"/>
                  <w:szCs w:val="18"/>
                </w:rPr>
              </m:ctrlPr>
            </m:dPr>
            <m:e>
              <m:eqArr>
                <m:eqArrPr>
                  <m:ctrlPr>
                    <w:rPr>
                      <w:rFonts w:ascii="Cambria Math" w:hAnsi="Cambria Math"/>
                      <w:i/>
                      <w:color w:val="000000"/>
                    </w:rPr>
                  </m:ctrlPr>
                </m:eqArrPr>
                <m:e>
                  <m:r>
                    <w:rPr>
                      <w:rFonts w:ascii="Cambria Math" w:hAnsi="Cambria Math"/>
                      <w:color w:val="000000"/>
                    </w:rPr>
                    <m:t xml:space="preserve">-1, </m:t>
                  </m:r>
                  <m:r>
                    <m:rPr>
                      <m:nor/>
                    </m:rPr>
                    <w:rPr>
                      <w:rFonts w:ascii="Cambria Math" w:hAnsi="Cambria Math"/>
                      <w:color w:val="000000"/>
                    </w:rPr>
                    <m:t xml:space="preserve"> if j uses the reverse direction</m:t>
                  </m:r>
                </m:e>
                <m:e>
                  <m:r>
                    <w:rPr>
                      <w:rFonts w:ascii="Cambria Math" w:eastAsia="Cambria Math" w:hAnsi="Cambria Math" w:cs="Cambria Math"/>
                      <w:color w:val="000000"/>
                    </w:rPr>
                    <m:t xml:space="preserve">1, </m:t>
                  </m:r>
                  <m:r>
                    <m:rPr>
                      <m:nor/>
                    </m:rPr>
                    <w:rPr>
                      <w:rFonts w:ascii="Cambria Math" w:hAnsi="Cambria Math"/>
                      <w:color w:val="000000"/>
                    </w:rPr>
                    <m:t xml:space="preserve"> if j uses the forward direction</m:t>
                  </m:r>
                  <m:ctrlPr>
                    <w:rPr>
                      <w:rFonts w:ascii="Cambria Math" w:eastAsia="Cambria Math" w:hAnsi="Cambria Math" w:cs="Cambria Math"/>
                      <w:i/>
                      <w:iCs/>
                      <w:color w:val="000000"/>
                      <w:szCs w:val="18"/>
                    </w:rPr>
                  </m:ctrlPr>
                </m:e>
                <m:e>
                  <m:r>
                    <w:rPr>
                      <w:rFonts w:ascii="Cambria Math" w:eastAsia="Cambria Math" w:hAnsi="Cambria Math" w:cs="Cambria Math"/>
                      <w:color w:val="000000"/>
                    </w:rPr>
                    <m:t xml:space="preserve">0, </m:t>
                  </m:r>
                  <m:r>
                    <m:rPr>
                      <m:nor/>
                    </m:rPr>
                    <w:rPr>
                      <w:rFonts w:ascii="Cambria Math" w:hAnsi="Cambria Math"/>
                      <w:color w:val="000000"/>
                    </w:rPr>
                    <m:t xml:space="preserve"> otherwise.</m:t>
                  </m:r>
                </m:e>
              </m:eqArr>
            </m:e>
          </m:d>
        </m:oMath>
      </m:oMathPara>
    </w:p>
    <w:p w14:paraId="4F76F720" w14:textId="15E6AADA" w:rsidR="00896585" w:rsidRPr="002E1638" w:rsidRDefault="00896585" w:rsidP="00896585">
      <w:pPr>
        <w:pStyle w:val="Normalfirstindented"/>
      </w:pPr>
      <w:r w:rsidRPr="002E1638">
        <w:t xml:space="preserve">When </w:t>
      </w:r>
      <w:r w:rsidRPr="008E7307">
        <w:rPr>
          <w:color w:val="000000"/>
        </w:rPr>
        <w:t xml:space="preserve">recommended flux bounds are </w:t>
      </w:r>
      <w:r w:rsidRPr="002E1638">
        <w:t xml:space="preserve">provided, step B2 </w:t>
      </w:r>
      <w:r>
        <w:t>is</w:t>
      </w:r>
      <w:r w:rsidRPr="002E1638">
        <w:t xml:space="preserve"> prefaced by </w:t>
      </w:r>
      <w:r>
        <w:t xml:space="preserve">an </w:t>
      </w:r>
      <w:r w:rsidRPr="002E1638">
        <w:t>additional linear programming (LP) problem (i.e., step B1.</w:t>
      </w:r>
      <w:r w:rsidR="008738E6">
        <w:t>5</w:t>
      </w:r>
      <w:r w:rsidRPr="002E1638">
        <w:t xml:space="preserve">) with the same constraints, </w:t>
      </w:r>
      <w:r w:rsidRPr="008E7307">
        <w:rPr>
          <w:color w:val="000000"/>
        </w:rPr>
        <w:t>with Steps B1.</w:t>
      </w:r>
      <w:r w:rsidR="008738E6">
        <w:rPr>
          <w:color w:val="000000"/>
        </w:rPr>
        <w:t>5</w:t>
      </w:r>
      <w:r w:rsidRPr="008E7307">
        <w:rPr>
          <w:color w:val="000000"/>
        </w:rPr>
        <w:t xml:space="preserve"> through 3 including the following constraints</w:t>
      </w:r>
      <w:r w:rsidRPr="002E1638">
        <w:t xml:space="preserve">: </w:t>
      </w:r>
    </w:p>
    <w:tbl>
      <w:tblPr>
        <w:tblStyle w:val="TableGrid"/>
        <w:tblW w:w="946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5958"/>
      </w:tblGrid>
      <w:tr w:rsidR="00896585" w:rsidRPr="0027644B" w14:paraId="1EEEDF71" w14:textId="77777777" w:rsidTr="00464C79">
        <w:trPr>
          <w:jc w:val="right"/>
        </w:trPr>
        <w:tc>
          <w:tcPr>
            <w:tcW w:w="3510" w:type="dxa"/>
          </w:tcPr>
          <w:p w14:paraId="21F36F74" w14:textId="77777777" w:rsidR="00896585" w:rsidRPr="008E7307" w:rsidRDefault="00896585" w:rsidP="00464C79">
            <w:pPr>
              <w:pStyle w:val="Caption"/>
              <w:rPr>
                <w:rFonts w:eastAsia="Yu Mincho"/>
                <w:color w:val="000000"/>
              </w:rPr>
            </w:pPr>
          </w:p>
        </w:tc>
        <w:tc>
          <w:tcPr>
            <w:tcW w:w="5958" w:type="dxa"/>
          </w:tcPr>
          <w:p w14:paraId="13076D0A" w14:textId="77777777" w:rsidR="00896585" w:rsidRPr="008E7307" w:rsidRDefault="00896585" w:rsidP="00464C79">
            <w:pPr>
              <w:pStyle w:val="Caption"/>
              <w:jc w:val="left"/>
              <w:rPr>
                <w:color w:val="000000"/>
              </w:rPr>
            </w:pPr>
          </w:p>
        </w:tc>
      </w:tr>
      <w:tr w:rsidR="00896585" w:rsidRPr="00783101" w14:paraId="5E49EC76" w14:textId="77777777" w:rsidTr="00464C79">
        <w:trPr>
          <w:jc w:val="right"/>
        </w:trPr>
        <w:tc>
          <w:tcPr>
            <w:tcW w:w="3510" w:type="dxa"/>
          </w:tcPr>
          <w:p w14:paraId="4CFEBE7A" w14:textId="77777777" w:rsidR="00896585" w:rsidRPr="002E1638" w:rsidRDefault="00000000" w:rsidP="00464C79">
            <w:pPr>
              <w:pStyle w:val="Caption"/>
            </w:pPr>
            <m:oMathPara>
              <m:oMath>
                <m:sSub>
                  <m:sSubPr>
                    <m:ctrlPr>
                      <w:rPr>
                        <w:rFonts w:ascii="Cambria Math" w:hAnsi="Cambria Math"/>
                        <w:i/>
                      </w:rPr>
                    </m:ctrlPr>
                  </m:sSubPr>
                  <m:e>
                    <m:nary>
                      <m:naryPr>
                        <m:chr m:val="∑"/>
                        <m:supHide m:val="1"/>
                        <m:ctrlPr>
                          <w:rPr>
                            <w:rFonts w:ascii="Cambria Math" w:hAnsi="Cambria Math"/>
                            <w:i/>
                            <w:color w:val="000000"/>
                          </w:rPr>
                        </m:ctrlPr>
                      </m:naryPr>
                      <m:sub>
                        <m:r>
                          <w:rPr>
                            <w:rFonts w:ascii="Cambria Math" w:hAnsi="Cambria Math"/>
                            <w:color w:val="000000"/>
                          </w:rPr>
                          <m:t>j</m:t>
                        </m:r>
                      </m:sub>
                      <m:sup/>
                      <m:e>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gj</m:t>
                            </m:r>
                          </m:sub>
                        </m:sSub>
                      </m:e>
                    </m:nary>
                    <m:r>
                      <w:rPr>
                        <w:rFonts w:ascii="Cambria Math" w:hAnsi="Cambria Math"/>
                      </w:rPr>
                      <m:t>v</m:t>
                    </m:r>
                  </m:e>
                  <m:sub>
                    <m:r>
                      <w:rPr>
                        <w:rFonts w:ascii="Cambria Math" w:hAnsi="Cambria Math"/>
                      </w:rPr>
                      <m:t>j</m:t>
                    </m:r>
                  </m:sub>
                </m:sSub>
                <m:r>
                  <w:rPr>
                    <w:rFonts w:ascii="Cambria Math" w:hAnsi="Cambria Math"/>
                  </w:rPr>
                  <m:t>≤</m:t>
                </m:r>
                <m:sSubSup>
                  <m:sSubSupPr>
                    <m:ctrlPr>
                      <w:rPr>
                        <w:rFonts w:ascii="Cambria Math" w:hAnsi="Cambria Math"/>
                        <w:i/>
                      </w:rPr>
                    </m:ctrlPr>
                  </m:sSubSupPr>
                  <m:e>
                    <m:r>
                      <w:rPr>
                        <w:rFonts w:ascii="Cambria Math" w:hAnsi="Cambria Math"/>
                      </w:rPr>
                      <m:t>ν</m:t>
                    </m:r>
                  </m:e>
                  <m:sub>
                    <m:r>
                      <w:rPr>
                        <w:rFonts w:ascii="Cambria Math" w:hAnsi="Cambria Math"/>
                        <w:color w:val="000000"/>
                      </w:rPr>
                      <m:t>g</m:t>
                    </m:r>
                  </m:sub>
                  <m:sup>
                    <m:r>
                      <w:rPr>
                        <w:rFonts w:ascii="Cambria Math" w:hAnsi="Cambria Math"/>
                      </w:rPr>
                      <m:t>U</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rec</m:t>
                        </m:r>
                      </m:sub>
                    </m:sSub>
                  </m:sup>
                </m:sSubSup>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color w:val="000000"/>
                      </w:rPr>
                      <m:t>g</m:t>
                    </m:r>
                  </m:sub>
                  <m:sup>
                    <m:r>
                      <w:rPr>
                        <w:rFonts w:ascii="Cambria Math" w:hAnsi="Cambria Math"/>
                      </w:rPr>
                      <m:t>U</m:t>
                    </m:r>
                    <m:r>
                      <w:rPr>
                        <w:rFonts w:ascii="Cambria Math" w:hAnsi="Cambria Math"/>
                        <w:color w:val="000000"/>
                      </w:rPr>
                      <m:t>B,rec</m:t>
                    </m:r>
                  </m:sup>
                </m:sSubSup>
                <m:r>
                  <w:rPr>
                    <w:rFonts w:ascii="Cambria Math" w:hAnsi="Cambria Math"/>
                  </w:rPr>
                  <m:t>, ∀</m:t>
                </m:r>
                <m:r>
                  <w:rPr>
                    <w:rFonts w:ascii="Cambria Math" w:hAnsi="Cambria Math"/>
                    <w:color w:val="000000"/>
                  </w:rPr>
                  <m:t>g</m:t>
                </m:r>
                <m:r>
                  <w:rPr>
                    <w:rFonts w:ascii="Cambria Math" w:hAnsi="Cambria Math"/>
                  </w:rPr>
                  <m:t>∈</m:t>
                </m:r>
                <m:sSup>
                  <m:sSupPr>
                    <m:ctrlPr>
                      <w:rPr>
                        <w:rFonts w:ascii="Cambria Math" w:hAnsi="Cambria Math"/>
                        <w:i/>
                      </w:rPr>
                    </m:ctrlPr>
                  </m:sSupPr>
                  <m:e>
                    <m:r>
                      <w:rPr>
                        <w:rFonts w:ascii="Cambria Math" w:hAnsi="Cambria Math"/>
                        <w:color w:val="000000"/>
                      </w:rPr>
                      <m:t>G</m:t>
                    </m:r>
                  </m:e>
                  <m:sup>
                    <m:r>
                      <w:rPr>
                        <w:rFonts w:ascii="Cambria Math" w:hAnsi="Cambria Math"/>
                      </w:rPr>
                      <m:t>U</m:t>
                    </m:r>
                    <m:sSub>
                      <m:sSubPr>
                        <m:ctrlPr>
                          <w:rPr>
                            <w:rFonts w:ascii="Cambria Math" w:hAnsi="Cambria Math"/>
                            <w:i/>
                          </w:rPr>
                        </m:ctrlPr>
                      </m:sSubPr>
                      <m:e>
                        <m:r>
                          <w:rPr>
                            <w:rFonts w:ascii="Cambria Math" w:hAnsi="Cambria Math"/>
                          </w:rPr>
                          <m:t>B</m:t>
                        </m:r>
                      </m:e>
                      <m:sub>
                        <m:r>
                          <w:rPr>
                            <w:rFonts w:ascii="Cambria Math" w:hAnsi="Cambria Math"/>
                          </w:rPr>
                          <m:t>rec</m:t>
                        </m:r>
                      </m:sub>
                    </m:sSub>
                  </m:sup>
                </m:sSup>
              </m:oMath>
            </m:oMathPara>
          </w:p>
        </w:tc>
        <w:tc>
          <w:tcPr>
            <w:tcW w:w="5958" w:type="dxa"/>
          </w:tcPr>
          <w:p w14:paraId="63DE32A6" w14:textId="77777777" w:rsidR="00896585" w:rsidRPr="002E1638" w:rsidRDefault="00896585" w:rsidP="00896585">
            <w:pPr>
              <w:pStyle w:val="Caption"/>
              <w:numPr>
                <w:ilvl w:val="0"/>
                <w:numId w:val="11"/>
              </w:numPr>
              <w:jc w:val="left"/>
            </w:pPr>
            <w:bookmarkStart w:id="36" w:name="_Ref193477226"/>
            <w:r w:rsidRPr="002E1638">
              <w:t xml:space="preserve">Enforcing recommended flux upper bounds for all reactions that have them (i.e., reactions in set </w:t>
            </w:r>
            <m:oMath>
              <m:sSup>
                <m:sSupPr>
                  <m:ctrlPr>
                    <w:rPr>
                      <w:rFonts w:ascii="Cambria Math" w:hAnsi="Cambria Math"/>
                      <w:i/>
                      <w:color w:val="000000"/>
                    </w:rPr>
                  </m:ctrlPr>
                </m:sSupPr>
                <m:e>
                  <m:r>
                    <w:rPr>
                      <w:rFonts w:ascii="Cambria Math" w:hAnsi="Cambria Math"/>
                      <w:color w:val="000000"/>
                    </w:rPr>
                    <m:t>G</m:t>
                  </m:r>
                </m:e>
                <m:sup>
                  <m:sSub>
                    <m:sSubPr>
                      <m:ctrlPr>
                        <w:rPr>
                          <w:rFonts w:ascii="Cambria Math" w:hAnsi="Cambria Math"/>
                          <w:i/>
                          <w:color w:val="000000"/>
                        </w:rPr>
                      </m:ctrlPr>
                    </m:sSubPr>
                    <m:e>
                      <m:r>
                        <w:rPr>
                          <w:rFonts w:ascii="Cambria Math" w:hAnsi="Cambria Math"/>
                          <w:color w:val="000000"/>
                        </w:rPr>
                        <m:t>UB</m:t>
                      </m:r>
                    </m:e>
                    <m:sub>
                      <m:r>
                        <w:rPr>
                          <w:rFonts w:ascii="Cambria Math" w:hAnsi="Cambria Math"/>
                          <w:color w:val="000000"/>
                        </w:rPr>
                        <m:t>rec</m:t>
                      </m:r>
                    </m:sub>
                  </m:sSub>
                </m:sup>
              </m:sSup>
              <m:r>
                <m:rPr>
                  <m:sty m:val="p"/>
                </m:rPr>
                <w:rPr>
                  <w:rFonts w:ascii="Cambria Math" w:hAnsi="Cambria Math"/>
                  <w:color w:val="000000"/>
                </w:rPr>
                <m:t xml:space="preserve"> </m:t>
              </m:r>
            </m:oMath>
            <w:r w:rsidRPr="002E1638">
              <w:t>)</w:t>
            </w:r>
            <w:bookmarkEnd w:id="36"/>
          </w:p>
        </w:tc>
      </w:tr>
      <w:tr w:rsidR="00896585" w:rsidRPr="00783101" w14:paraId="1C715ED5" w14:textId="77777777" w:rsidTr="00464C79">
        <w:trPr>
          <w:jc w:val="right"/>
        </w:trPr>
        <w:tc>
          <w:tcPr>
            <w:tcW w:w="3510" w:type="dxa"/>
          </w:tcPr>
          <w:p w14:paraId="550142C2" w14:textId="77777777" w:rsidR="00896585" w:rsidRPr="002E1638" w:rsidRDefault="00000000" w:rsidP="00464C79">
            <w:pPr>
              <w:pStyle w:val="Caption"/>
            </w:pPr>
            <m:oMathPara>
              <m:oMath>
                <m:sSub>
                  <m:sSubPr>
                    <m:ctrlPr>
                      <w:rPr>
                        <w:rFonts w:ascii="Cambria Math" w:hAnsi="Cambria Math"/>
                        <w:i/>
                        <w:color w:val="000000"/>
                      </w:rPr>
                    </m:ctrlPr>
                  </m:sSubPr>
                  <m:e>
                    <m:nary>
                      <m:naryPr>
                        <m:chr m:val="∑"/>
                        <m:supHide m:val="1"/>
                        <m:ctrlPr>
                          <w:rPr>
                            <w:rFonts w:ascii="Cambria Math" w:hAnsi="Cambria Math"/>
                            <w:i/>
                            <w:color w:val="000000"/>
                          </w:rPr>
                        </m:ctrlPr>
                      </m:naryPr>
                      <m:sub>
                        <m:r>
                          <w:rPr>
                            <w:rFonts w:ascii="Cambria Math" w:hAnsi="Cambria Math"/>
                            <w:color w:val="000000"/>
                          </w:rPr>
                          <m:t>j</m:t>
                        </m:r>
                      </m:sub>
                      <m:sup/>
                      <m:e>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gj</m:t>
                            </m:r>
                          </m:sub>
                        </m:sSub>
                      </m:e>
                    </m:nary>
                    <m:r>
                      <w:rPr>
                        <w:rFonts w:ascii="Cambria Math" w:hAnsi="Cambria Math"/>
                        <w:color w:val="000000"/>
                      </w:rPr>
                      <m:t>v</m:t>
                    </m:r>
                  </m:e>
                  <m:sub>
                    <m:r>
                      <w:rPr>
                        <w:rFonts w:ascii="Cambria Math" w:hAnsi="Cambria Math"/>
                        <w:color w:val="000000"/>
                      </w:rPr>
                      <m:t>j</m:t>
                    </m:r>
                  </m:sub>
                </m:sSub>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ν</m:t>
                    </m:r>
                  </m:e>
                  <m:sub>
                    <m:r>
                      <w:rPr>
                        <w:rFonts w:ascii="Cambria Math" w:hAnsi="Cambria Math"/>
                        <w:color w:val="000000"/>
                      </w:rPr>
                      <m:t>g</m:t>
                    </m:r>
                  </m:sub>
                  <m:sup>
                    <m:r>
                      <w:rPr>
                        <w:rFonts w:ascii="Cambria Math" w:hAnsi="Cambria Math"/>
                        <w:color w:val="000000"/>
                      </w:rPr>
                      <m:t>L</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rec</m:t>
                        </m:r>
                      </m:sub>
                    </m:sSub>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s</m:t>
                    </m:r>
                  </m:e>
                  <m:sub>
                    <m:r>
                      <w:rPr>
                        <w:rFonts w:ascii="Cambria Math" w:hAnsi="Cambria Math"/>
                        <w:color w:val="000000"/>
                      </w:rPr>
                      <m:t>g</m:t>
                    </m:r>
                  </m:sub>
                  <m:sup>
                    <m:r>
                      <w:rPr>
                        <w:rFonts w:ascii="Cambria Math" w:hAnsi="Cambria Math"/>
                        <w:color w:val="000000"/>
                      </w:rPr>
                      <m:t>LB,rec</m:t>
                    </m:r>
                  </m:sup>
                </m:sSubSup>
                <m:r>
                  <w:rPr>
                    <w:rFonts w:ascii="Cambria Math" w:hAnsi="Cambria Math" w:hint="eastAsia"/>
                    <w:color w:val="000000"/>
                  </w:rPr>
                  <m:t xml:space="preserve">, </m:t>
                </m:r>
                <m:r>
                  <w:rPr>
                    <w:rFonts w:ascii="Cambria Math" w:hAnsi="Cambria Math" w:hint="eastAsia"/>
                    <w:color w:val="000000"/>
                  </w:rPr>
                  <m:t>∀</m:t>
                </m:r>
                <m:r>
                  <w:rPr>
                    <w:rFonts w:ascii="Cambria Math" w:hAnsi="Cambria Math" w:hint="eastAsia"/>
                    <w:color w:val="000000"/>
                  </w:rPr>
                  <m:t>g</m:t>
                </m:r>
                <m:r>
                  <w:rPr>
                    <w:rFonts w:ascii="Cambria Math" w:hAnsi="Cambria Math" w:hint="eastAsia"/>
                    <w:color w:val="000000"/>
                  </w:rPr>
                  <m:t>∈</m:t>
                </m:r>
                <m:sSup>
                  <m:sSupPr>
                    <m:ctrlPr>
                      <w:rPr>
                        <w:rFonts w:ascii="Cambria Math" w:hAnsi="Cambria Math"/>
                        <w:i/>
                        <w:color w:val="000000"/>
                      </w:rPr>
                    </m:ctrlPr>
                  </m:sSupPr>
                  <m:e>
                    <m:r>
                      <w:rPr>
                        <w:rFonts w:ascii="Cambria Math" w:hAnsi="Cambria Math"/>
                        <w:color w:val="000000"/>
                      </w:rPr>
                      <m:t>G</m:t>
                    </m:r>
                  </m:e>
                  <m:sup>
                    <m:r>
                      <w:rPr>
                        <w:rFonts w:ascii="Cambria Math" w:hAnsi="Cambria Math"/>
                        <w:color w:val="000000"/>
                      </w:rPr>
                      <m:t>L</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rec</m:t>
                        </m:r>
                      </m:sub>
                    </m:sSub>
                  </m:sup>
                </m:sSup>
              </m:oMath>
            </m:oMathPara>
          </w:p>
        </w:tc>
        <w:tc>
          <w:tcPr>
            <w:tcW w:w="5958" w:type="dxa"/>
          </w:tcPr>
          <w:p w14:paraId="2C6AE8CA" w14:textId="77777777" w:rsidR="00896585" w:rsidRPr="002E1638" w:rsidRDefault="00896585" w:rsidP="00896585">
            <w:pPr>
              <w:pStyle w:val="Caption"/>
              <w:numPr>
                <w:ilvl w:val="0"/>
                <w:numId w:val="11"/>
              </w:numPr>
              <w:jc w:val="left"/>
            </w:pPr>
            <w:bookmarkStart w:id="37" w:name="_Ref193464790"/>
            <w:r w:rsidRPr="002E1638">
              <w:t xml:space="preserve">Enforcing recommended flux lower bounds for all reactions that have them (i.e., reactions in set </w:t>
            </w:r>
            <m:oMath>
              <m:sSup>
                <m:sSupPr>
                  <m:ctrlPr>
                    <w:rPr>
                      <w:rFonts w:ascii="Cambria Math" w:hAnsi="Cambria Math"/>
                      <w:i/>
                    </w:rPr>
                  </m:ctrlPr>
                </m:sSupPr>
                <m:e>
                  <m:r>
                    <w:rPr>
                      <w:rFonts w:ascii="Cambria Math" w:hAnsi="Cambria Math"/>
                      <w:color w:val="000000"/>
                    </w:rPr>
                    <m:t>G</m:t>
                  </m:r>
                </m:e>
                <m:sup>
                  <m:r>
                    <w:rPr>
                      <w:rFonts w:ascii="Cambria Math" w:hAnsi="Cambria Math"/>
                    </w:rPr>
                    <m:t>L</m:t>
                  </m:r>
                  <m:sSub>
                    <m:sSubPr>
                      <m:ctrlPr>
                        <w:rPr>
                          <w:rFonts w:ascii="Cambria Math" w:hAnsi="Cambria Math"/>
                          <w:i/>
                        </w:rPr>
                      </m:ctrlPr>
                    </m:sSubPr>
                    <m:e>
                      <m:r>
                        <w:rPr>
                          <w:rFonts w:ascii="Cambria Math" w:hAnsi="Cambria Math"/>
                        </w:rPr>
                        <m:t>B</m:t>
                      </m:r>
                    </m:e>
                    <m:sub>
                      <m:r>
                        <w:rPr>
                          <w:rFonts w:ascii="Cambria Math" w:hAnsi="Cambria Math"/>
                        </w:rPr>
                        <m:t>rec</m:t>
                      </m:r>
                    </m:sub>
                  </m:sSub>
                </m:sup>
              </m:sSup>
            </m:oMath>
            <w:r w:rsidRPr="002E1638">
              <w:t>)</w:t>
            </w:r>
            <w:bookmarkEnd w:id="37"/>
          </w:p>
        </w:tc>
      </w:tr>
    </w:tbl>
    <w:p w14:paraId="444FD5DD" w14:textId="0C863D64" w:rsidR="00896585" w:rsidRPr="002E1638" w:rsidRDefault="00896585" w:rsidP="00896585">
      <w:pPr>
        <w:pStyle w:val="Normalfirstindented"/>
      </w:pPr>
      <w:r w:rsidRPr="002E1638">
        <w:t>Step B1.</w:t>
      </w:r>
      <w:r w:rsidR="008738E6">
        <w:t>5</w:t>
      </w:r>
      <w:r w:rsidRPr="002E1638">
        <w:t xml:space="preserve"> find</w:t>
      </w:r>
      <w:r>
        <w:t>s</w:t>
      </w:r>
      <w:r w:rsidRPr="002E1638">
        <w:t xml:space="preserve"> the flux distribution that minimizes the sum of the</w:t>
      </w:r>
      <m:oMath>
        <m:r>
          <w:rPr>
            <w:rFonts w:ascii="Cambria Math" w:hAnsi="Cambria Math"/>
          </w:rPr>
          <m:t xml:space="preserve"> </m:t>
        </m:r>
      </m:oMath>
      <w:r w:rsidRPr="002E1638">
        <w:t xml:space="preserve">non-negative slack variables </w:t>
      </w:r>
      <m:oMath>
        <m:sSubSup>
          <m:sSubSupPr>
            <m:ctrlPr>
              <w:rPr>
                <w:rFonts w:ascii="Cambria Math" w:hAnsi="Cambria Math"/>
                <w:i/>
              </w:rPr>
            </m:ctrlPr>
          </m:sSubSupPr>
          <m:e>
            <m:r>
              <w:rPr>
                <w:rFonts w:ascii="Cambria Math" w:hAnsi="Cambria Math"/>
              </w:rPr>
              <m:t>s</m:t>
            </m:r>
          </m:e>
          <m:sub>
            <m:r>
              <w:rPr>
                <w:rFonts w:ascii="Cambria Math" w:hAnsi="Cambria Math"/>
                <w:color w:val="000000"/>
              </w:rPr>
              <m:t>g</m:t>
            </m:r>
          </m:sub>
          <m:sup>
            <m:r>
              <w:rPr>
                <w:rFonts w:ascii="Cambria Math" w:hAnsi="Cambria Math"/>
              </w:rPr>
              <m:t>U</m:t>
            </m:r>
            <m:sSub>
              <m:sSubPr>
                <m:ctrlPr>
                  <w:rPr>
                    <w:rFonts w:ascii="Cambria Math" w:hAnsi="Cambria Math"/>
                    <w:i/>
                  </w:rPr>
                </m:ctrlPr>
              </m:sSubPr>
              <m:e>
                <m:r>
                  <w:rPr>
                    <w:rFonts w:ascii="Cambria Math" w:hAnsi="Cambria Math"/>
                  </w:rPr>
                  <m:t>B</m:t>
                </m:r>
              </m:e>
              <m:sub>
                <m:r>
                  <w:rPr>
                    <w:rFonts w:ascii="Cambria Math" w:hAnsi="Cambria Math"/>
                  </w:rPr>
                  <m:t>rec</m:t>
                </m:r>
              </m:sub>
            </m:sSub>
          </m:sup>
        </m:sSubSup>
      </m:oMath>
      <w:r w:rsidRPr="002E1638">
        <w:t xml:space="preserve"> and </w:t>
      </w:r>
      <m:oMath>
        <m:sSubSup>
          <m:sSubSupPr>
            <m:ctrlPr>
              <w:rPr>
                <w:rFonts w:ascii="Cambria Math" w:hAnsi="Cambria Math"/>
                <w:i/>
              </w:rPr>
            </m:ctrlPr>
          </m:sSubSupPr>
          <m:e>
            <m:r>
              <w:rPr>
                <w:rFonts w:ascii="Cambria Math" w:hAnsi="Cambria Math"/>
              </w:rPr>
              <m:t>s</m:t>
            </m:r>
          </m:e>
          <m:sub>
            <m:r>
              <w:rPr>
                <w:rFonts w:ascii="Cambria Math" w:hAnsi="Cambria Math"/>
                <w:color w:val="000000"/>
              </w:rPr>
              <m:t>g</m:t>
            </m:r>
          </m:sub>
          <m:sup>
            <m:r>
              <w:rPr>
                <w:rFonts w:ascii="Cambria Math" w:hAnsi="Cambria Math"/>
              </w:rPr>
              <m:t>L</m:t>
            </m:r>
            <m:sSub>
              <m:sSubPr>
                <m:ctrlPr>
                  <w:rPr>
                    <w:rFonts w:ascii="Cambria Math" w:hAnsi="Cambria Math"/>
                    <w:i/>
                  </w:rPr>
                </m:ctrlPr>
              </m:sSubPr>
              <m:e>
                <m:r>
                  <w:rPr>
                    <w:rFonts w:ascii="Cambria Math" w:hAnsi="Cambria Math"/>
                  </w:rPr>
                  <m:t>B</m:t>
                </m:r>
              </m:e>
              <m:sub>
                <m:r>
                  <w:rPr>
                    <w:rFonts w:ascii="Cambria Math" w:hAnsi="Cambria Math"/>
                  </w:rPr>
                  <m:t>rec</m:t>
                </m:r>
              </m:sub>
            </m:sSub>
          </m:sup>
        </m:sSubSup>
      </m:oMath>
      <w:r w:rsidRPr="002E1638">
        <w:t xml:space="preserve"> for all </w:t>
      </w:r>
      <w:r w:rsidRPr="008E7307">
        <w:rPr>
          <w:color w:val="000000"/>
        </w:rPr>
        <w:t xml:space="preserve">GSM model </w:t>
      </w:r>
      <w:r w:rsidRPr="002E1638">
        <w:t>reactions, while not allowing their sum to exceed these minimal values in steps B2 and B3 respectively.</w:t>
      </w:r>
    </w:p>
    <w:p w14:paraId="45CC59E0" w14:textId="77777777" w:rsidR="00896585" w:rsidRPr="002E1638" w:rsidRDefault="00896585" w:rsidP="00896585">
      <w:pPr>
        <w:pStyle w:val="Normalfirstindented"/>
      </w:pPr>
      <w:r w:rsidRPr="002E1638">
        <w:t>Another limitation of scRBA’s k</w:t>
      </w:r>
      <w:r w:rsidRPr="002E1638">
        <w:rPr>
          <w:vertAlign w:val="subscript"/>
        </w:rPr>
        <w:t>app</w:t>
      </w:r>
      <w:r w:rsidRPr="002E1638">
        <w:t xml:space="preserve"> calculations is that they estimate each enzyme’s synthesis flux (</w:t>
      </w:r>
      <m:oMath>
        <m:sSub>
          <m:sSubPr>
            <m:ctrlPr>
              <w:rPr>
                <w:rFonts w:ascii="Cambria Math" w:hAnsi="Cambria Math"/>
                <w:i/>
              </w:rPr>
            </m:ctrlPr>
          </m:sSubPr>
          <m:e>
            <m:r>
              <w:rPr>
                <w:rFonts w:ascii="Cambria Math" w:hAnsi="Cambria Math"/>
              </w:rPr>
              <m:t>v</m:t>
            </m:r>
          </m:e>
          <m:sub>
            <m:r>
              <w:rPr>
                <w:rFonts w:ascii="Cambria Math" w:hAnsi="Cambria Math"/>
              </w:rPr>
              <m:t>enz</m:t>
            </m:r>
          </m:sub>
        </m:sSub>
      </m:oMath>
      <w:r w:rsidRPr="002E1638">
        <w:t>, in mmol gDW</w:t>
      </w:r>
      <w:r w:rsidRPr="002E1638">
        <w:rPr>
          <w:vertAlign w:val="superscript"/>
        </w:rPr>
        <w:t>-1</w:t>
      </w:r>
      <w:r w:rsidRPr="002E1638">
        <w:t>h</w:t>
      </w:r>
      <w:r w:rsidRPr="002E1638">
        <w:rPr>
          <w:vertAlign w:val="superscript"/>
        </w:rPr>
        <w:t>-1</w:t>
      </w:r>
      <w:r w:rsidRPr="002E1638">
        <w:t xml:space="preserve">) without considering that some enzymes catalyze multiple reactions, using equation </w:t>
      </w:r>
      <w:r w:rsidRPr="002E1638">
        <w:fldChar w:fldCharType="begin"/>
      </w:r>
      <w:r w:rsidRPr="002E1638">
        <w:instrText xml:space="preserve"> REF _Ref168927334 \r \h </w:instrText>
      </w:r>
      <w:r w:rsidRPr="002E1638">
        <w:fldChar w:fldCharType="separate"/>
      </w:r>
      <w:r>
        <w:t>(16)</w:t>
      </w:r>
      <w:r w:rsidRPr="002E1638">
        <w:fldChar w:fldCharType="end"/>
      </w:r>
      <w:r w:rsidRPr="002E1638">
        <w:t xml:space="preserve">: </w:t>
      </w:r>
    </w:p>
    <w:tbl>
      <w:tblPr>
        <w:tblStyle w:val="TableGrid"/>
        <w:tblW w:w="891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3"/>
        <w:gridCol w:w="4333"/>
      </w:tblGrid>
      <w:tr w:rsidR="00896585" w:rsidRPr="00872B09" w14:paraId="6F271B40" w14:textId="77777777" w:rsidTr="00464C79">
        <w:trPr>
          <w:jc w:val="center"/>
        </w:trPr>
        <w:tc>
          <w:tcPr>
            <w:tcW w:w="4583" w:type="dxa"/>
          </w:tcPr>
          <w:p w14:paraId="4BA0B101" w14:textId="77777777" w:rsidR="00896585" w:rsidRPr="002E1638" w:rsidRDefault="00000000" w:rsidP="00464C79">
            <w:pPr>
              <w:pStyle w:val="Normalfirstindented"/>
              <w:ind w:firstLine="0"/>
            </w:pPr>
            <m:oMath>
              <m:sSub>
                <m:sSubPr>
                  <m:ctrlPr>
                    <w:rPr>
                      <w:rFonts w:ascii="Cambria Math" w:hAnsi="Cambria Math"/>
                      <w:i/>
                    </w:rPr>
                  </m:ctrlPr>
                </m:sSubPr>
                <m:e>
                  <m:r>
                    <w:rPr>
                      <w:rFonts w:ascii="Cambria Math" w:hAnsi="Cambria Math"/>
                    </w:rPr>
                    <m:t>v</m:t>
                  </m:r>
                </m:e>
                <m:sub>
                  <m:r>
                    <w:rPr>
                      <w:rFonts w:ascii="Cambria Math" w:hAnsi="Cambria Math"/>
                    </w:rPr>
                    <m:t>enz</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pro</m:t>
                              </m:r>
                            </m:sub>
                            <m:sup>
                              <m:r>
                                <w:rPr>
                                  <w:rFonts w:ascii="Cambria Math" w:hAnsi="Cambria Math"/>
                                </w:rPr>
                                <m:t>exp</m:t>
                              </m:r>
                            </m:sup>
                          </m:sSubSup>
                        </m:num>
                        <m:den>
                          <m:sSub>
                            <m:sSubPr>
                              <m:ctrlPr>
                                <w:rPr>
                                  <w:rFonts w:ascii="Cambria Math" w:hAnsi="Cambria Math"/>
                                  <w:i/>
                                </w:rPr>
                              </m:ctrlPr>
                            </m:sSubPr>
                            <m:e>
                              <m:r>
                                <w:rPr>
                                  <w:rFonts w:ascii="Cambria Math" w:hAnsi="Cambria Math"/>
                                </w:rPr>
                                <m:t>S</m:t>
                              </m:r>
                            </m:e>
                            <m:sub>
                              <m:r>
                                <w:rPr>
                                  <w:rFonts w:ascii="Cambria Math" w:hAnsi="Cambria Math"/>
                                </w:rPr>
                                <m:t>pro,enz</m:t>
                              </m:r>
                            </m:sub>
                          </m:sSub>
                        </m:den>
                      </m:f>
                    </m:e>
                    <m:e>
                      <m:r>
                        <w:rPr>
                          <w:rFonts w:ascii="Cambria Math" w:hAnsi="Cambria Math"/>
                        </w:rPr>
                        <m:t>∀ protein subunits</m:t>
                      </m:r>
                    </m:e>
                  </m:d>
                </m:e>
              </m:func>
            </m:oMath>
            <w:r w:rsidR="00896585" w:rsidRPr="002E1638">
              <w:t xml:space="preserve"> </w:t>
            </w:r>
          </w:p>
        </w:tc>
        <w:tc>
          <w:tcPr>
            <w:tcW w:w="4333" w:type="dxa"/>
            <w:vAlign w:val="center"/>
          </w:tcPr>
          <w:p w14:paraId="6EB349E7" w14:textId="77777777" w:rsidR="00896585" w:rsidRPr="002E1638" w:rsidRDefault="00896585" w:rsidP="00896585">
            <w:pPr>
              <w:pStyle w:val="Caption"/>
              <w:numPr>
                <w:ilvl w:val="0"/>
                <w:numId w:val="11"/>
              </w:numPr>
              <w:jc w:val="left"/>
            </w:pPr>
            <w:bookmarkStart w:id="38" w:name="_Ref168927334"/>
            <w:r w:rsidRPr="002E1638">
              <w:t>Estimating enzyme synthesis fluxes</w:t>
            </w:r>
            <w:bookmarkEnd w:id="38"/>
          </w:p>
        </w:tc>
      </w:tr>
    </w:tbl>
    <w:p w14:paraId="4A4D5B83" w14:textId="77777777" w:rsidR="00896585" w:rsidRPr="002E1638" w:rsidRDefault="00896585" w:rsidP="00896585">
      <w:pPr>
        <w:pStyle w:val="Normalfirstindented"/>
        <w:ind w:firstLine="0"/>
      </w:pPr>
      <w:r w:rsidRPr="002E1638">
        <w:t xml:space="preserve">where </w:t>
      </w:r>
      <m:oMath>
        <m:sSub>
          <m:sSubPr>
            <m:ctrlPr>
              <w:rPr>
                <w:rFonts w:ascii="Cambria Math" w:hAnsi="Cambria Math"/>
                <w:i/>
              </w:rPr>
            </m:ctrlPr>
          </m:sSubPr>
          <m:e>
            <m:r>
              <w:rPr>
                <w:rFonts w:ascii="Cambria Math" w:hAnsi="Cambria Math"/>
              </w:rPr>
              <m:t>S</m:t>
            </m:r>
          </m:e>
          <m:sub>
            <m:r>
              <w:rPr>
                <w:rFonts w:ascii="Cambria Math" w:hAnsi="Cambria Math"/>
              </w:rPr>
              <m:t>pro,enz</m:t>
            </m:r>
          </m:sub>
        </m:sSub>
      </m:oMath>
      <w:r w:rsidRPr="002E1638">
        <w:t xml:space="preserve"> is the number of copies of a protein needed per enzyme. All enzymes with positive </w:t>
      </w:r>
      <m:oMath>
        <m:sSub>
          <m:sSubPr>
            <m:ctrlPr>
              <w:rPr>
                <w:rFonts w:ascii="Cambria Math" w:hAnsi="Cambria Math"/>
                <w:i/>
              </w:rPr>
            </m:ctrlPr>
          </m:sSubPr>
          <m:e>
            <m:r>
              <w:rPr>
                <w:rFonts w:ascii="Cambria Math" w:hAnsi="Cambria Math"/>
              </w:rPr>
              <m:t>v</m:t>
            </m:r>
          </m:e>
          <m:sub>
            <m:r>
              <w:rPr>
                <w:rFonts w:ascii="Cambria Math" w:hAnsi="Cambria Math"/>
              </w:rPr>
              <m:t>enz</m:t>
            </m:r>
          </m:sub>
        </m:sSub>
      </m:oMath>
      <w:r w:rsidRPr="002E1638">
        <w:t xml:space="preserve"> values are added to set </w:t>
      </w:r>
      <m:oMath>
        <m:r>
          <w:rPr>
            <w:rFonts w:ascii="Cambria Math" w:hAnsi="Cambria Math"/>
          </w:rPr>
          <m:t>En</m:t>
        </m:r>
        <m:sSup>
          <m:sSupPr>
            <m:ctrlPr>
              <w:rPr>
                <w:rFonts w:ascii="Cambria Math" w:hAnsi="Cambria Math"/>
                <w:i/>
              </w:rPr>
            </m:ctrlPr>
          </m:sSupPr>
          <m:e>
            <m:r>
              <w:rPr>
                <w:rFonts w:ascii="Cambria Math" w:hAnsi="Cambria Math"/>
              </w:rPr>
              <m:t>z</m:t>
            </m:r>
          </m:e>
          <m:sup>
            <m:r>
              <w:rPr>
                <w:rFonts w:ascii="Cambria Math" w:hAnsi="Cambria Math"/>
              </w:rPr>
              <m:t>meas</m:t>
            </m:r>
          </m:sup>
        </m:sSup>
      </m:oMath>
      <w:r w:rsidRPr="002E1638">
        <w:t xml:space="preserve">. This strategy </w:t>
      </w:r>
      <w:r w:rsidRPr="00433679">
        <w:t>allows</w:t>
      </w:r>
      <w:r w:rsidRPr="002E1638">
        <w:t xml:space="preserve"> each protein copy </w:t>
      </w:r>
      <w:r w:rsidRPr="00433679">
        <w:t xml:space="preserve">to </w:t>
      </w:r>
      <w:r w:rsidRPr="002E1638">
        <w:t xml:space="preserve">participate in </w:t>
      </w:r>
      <w:r w:rsidRPr="00433679">
        <w:t xml:space="preserve">the simultaneous formation of </w:t>
      </w:r>
      <w:r w:rsidRPr="002E1638">
        <w:t xml:space="preserve">multiple enzymes, thus overestimating enzyme levels. Here, we address this issue by calculating all enzyme levels simultaneously </w:t>
      </w:r>
      <w:r>
        <w:t xml:space="preserve">through </w:t>
      </w:r>
      <w:r w:rsidRPr="002E1638">
        <w:t>(</w:t>
      </w:r>
      <w:r w:rsidRPr="002E1638">
        <w:rPr>
          <w:b/>
        </w:rPr>
        <w:t>Step</w:t>
      </w:r>
      <w:r>
        <w:rPr>
          <w:b/>
        </w:rPr>
        <w:t>s</w:t>
      </w:r>
      <w:r w:rsidRPr="002E1638">
        <w:rPr>
          <w:b/>
        </w:rPr>
        <w:t xml:space="preserve"> B4</w:t>
      </w:r>
      <w:r>
        <w:rPr>
          <w:b/>
        </w:rPr>
        <w:t>–B5</w:t>
      </w:r>
      <w:r w:rsidRPr="002E1638">
        <w:t xml:space="preserve">). </w:t>
      </w:r>
    </w:p>
    <w:p w14:paraId="14BC94C6" w14:textId="5DA0E386" w:rsidR="00896585" w:rsidRDefault="00896585" w:rsidP="00896585">
      <w:pPr>
        <w:pStyle w:val="Normalfirstindented"/>
      </w:pPr>
      <w:r w:rsidRPr="002E1638">
        <w:t xml:space="preserve">To determine how proteins are apportioned amongst enzymes, we assume that cells aim to minimize production of unused proteins, since doing so would waste less resources crucial to the </w:t>
      </w:r>
      <w:r w:rsidRPr="002E1638">
        <w:lastRenderedPageBreak/>
        <w:t xml:space="preserve">organism’s fitness. A similar assumption is also invoked when determining flux distributions in scRBA, which minimizes the total protein capacity usage at each growth rate tested </w:t>
      </w:r>
      <w:r w:rsidRPr="002E1638">
        <w:fldChar w:fldCharType="begin">
          <w:fldData xml:space="preserve">PEVuZE5vdGU+PENpdGU+PEF1dGhvcj5EaW5oPC9BdXRob3I+PFllYXI+MjAyMzwvWWVhcj48UmVj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</w:fldData>
        </w:fldChar>
      </w:r>
      <w:r w:rsidR="000A3F53">
        <w:instrText xml:space="preserve"> ADDIN EN.CITE </w:instrText>
      </w:r>
      <w:r w:rsidR="000A3F53">
        <w:fldChar w:fldCharType="begin">
          <w:fldData xml:space="preserve">PEVuZE5vdGU+PENpdGU+PEF1dGhvcj5EaW5oPC9BdXRob3I+PFllYXI+MjAyMzwvWWVhcj48UmVj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</w:fldData>
        </w:fldChar>
      </w:r>
      <w:r w:rsidR="000A3F53">
        <w:instrText xml:space="preserve"> ADDIN EN.CITE.DATA </w:instrText>
      </w:r>
      <w:r w:rsidR="000A3F53">
        <w:fldChar w:fldCharType="end"/>
      </w:r>
      <w:r w:rsidRPr="002E1638">
        <w:fldChar w:fldCharType="separate"/>
      </w:r>
      <w:r w:rsidR="000A3F53">
        <w:rPr>
          <w:noProof/>
        </w:rPr>
        <w:t>(Dinh and Maranas, 2023)</w:t>
      </w:r>
      <w:r w:rsidRPr="002E1638">
        <w:fldChar w:fldCharType="end"/>
      </w:r>
      <w:r w:rsidRPr="002E1638">
        <w:t xml:space="preserve">. rtRBA </w:t>
      </w:r>
      <w:r>
        <w:t xml:space="preserve">and scRBA </w:t>
      </w:r>
      <w:r w:rsidRPr="002E1638">
        <w:t xml:space="preserve">only account for a protein’s usage in creating enzymes, ribosomes, and as a biomass component, though this </w:t>
      </w:r>
      <w:r>
        <w:t xml:space="preserve">would </w:t>
      </w:r>
      <w:r w:rsidRPr="002E1638">
        <w:t>likely underestimate protein need</w:t>
      </w:r>
      <w:r>
        <w:t>ed</w:t>
      </w:r>
      <w:r w:rsidRPr="002E1638">
        <w:t xml:space="preserve">. For instance, some proteins may have other functions, such as how enolase acts as both a metabolic enzyme and a heat-shock protein in SC </w:t>
      </w:r>
      <w:r w:rsidRPr="002E1638">
        <w:fldChar w:fldCharType="begin"/>
      </w:r>
      <w:r w:rsidR="000A3F53">
        <w:instrText xml:space="preserve"> ADDIN EN.CITE &lt;EndNote&gt;&lt;Cite&gt;&lt;Author&gt;Iida&lt;/Author&gt;&lt;Year&gt;1985&lt;/Year&gt;&lt;RecNum&gt;501&lt;/RecNum&gt;&lt;DisplayText&gt;(Iida and Yahara, 1985)&lt;/DisplayText&gt;&lt;record&gt;&lt;rec-number&gt;501&lt;/rec-number&gt;&lt;foreign-keys&gt;&lt;key app="EN" db-id="exvd55vpjsfrtke02do5xdea5v0xpw09xvzv" timestamp="1717621623"&gt;501&lt;/key&gt;&lt;/foreign-keys&gt;&lt;ref-type name="Journal Article"&gt;17&lt;/ref-type&gt;&lt;contributors&gt;&lt;authors&gt;&lt;author&gt;Iida, Hidetoshi&lt;/author&gt;&lt;author&gt;Yahara, Ichiro&lt;/author&gt;&lt;/authors&gt;&lt;/contributors&gt;&lt;titles&gt;&lt;title&gt;Yeast heat-shock protein of Mr 48,000 is an isoprotein of enolase&lt;/title&gt;&lt;secondary-title&gt;Nature&lt;/secondary-title&gt;&lt;/titles&gt;&lt;periodical&gt;&lt;full-title&gt;Nature&lt;/full-title&gt;&lt;/periodical&gt;&lt;pages&gt;688-690&lt;/pages&gt;&lt;volume&gt;315&lt;/volume&gt;&lt;number&gt;6021&lt;/number&gt;&lt;dates&gt;&lt;year&gt;1985&lt;/year&gt;&lt;pub-dates&gt;&lt;date&gt;1985/06/01&lt;/date&gt;&lt;/pub-dates&gt;&lt;/dates&gt;&lt;isbn&gt;1476-4687&lt;/isbn&gt;&lt;urls&gt;&lt;related-urls&gt;&lt;url&gt;https://doi.org/10.1038/315688a0&lt;/url&gt;&lt;/related-urls&gt;&lt;/urls&gt;&lt;electronic-resource-num&gt;10.1038/315688a0&lt;/electronic-resource-num&gt;&lt;/record&gt;&lt;/Cite&gt;&lt;/EndNote&gt;</w:instrText>
      </w:r>
      <w:r w:rsidRPr="002E1638">
        <w:fldChar w:fldCharType="separate"/>
      </w:r>
      <w:r w:rsidR="000A3F53">
        <w:rPr>
          <w:noProof/>
        </w:rPr>
        <w:t>(Iida and Yahara, 1985)</w:t>
      </w:r>
      <w:r w:rsidRPr="002E1638">
        <w:fldChar w:fldCharType="end"/>
      </w:r>
      <w:r w:rsidRPr="002E1638">
        <w:t>. When the quantities of protein needed to support such alternative functions are known, they can be added via constraints forcing flux through a protein’s “protein wasting”</w:t>
      </w:r>
      <w:r>
        <w:t xml:space="preserve"> </w:t>
      </w:r>
      <w:r w:rsidRPr="002E1638">
        <w:t xml:space="preserve">sink reaction. </w:t>
      </w:r>
    </w:p>
    <w:p w14:paraId="21A41DCA" w14:textId="5B7FF129" w:rsidR="00896585" w:rsidRDefault="00896585" w:rsidP="00896585">
      <w:pPr>
        <w:pStyle w:val="Normalfirstindented"/>
      </w:pPr>
      <w:r>
        <w:t>W</w:t>
      </w:r>
      <w:r w:rsidRPr="004901E3">
        <w:t xml:space="preserve">e calculate initialized </w:t>
      </w:r>
      <m:oMath>
        <m:sSub>
          <m:sSubPr>
            <m:ctrlPr>
              <w:rPr>
                <w:rFonts w:ascii="Cambria Math" w:hAnsi="Cambria Math"/>
                <w:i/>
              </w:rPr>
            </m:ctrlPr>
          </m:sSubPr>
          <m:e>
            <m:r>
              <w:rPr>
                <w:rFonts w:ascii="Cambria Math" w:hAnsi="Cambria Math"/>
              </w:rPr>
              <m:t>k</m:t>
            </m:r>
          </m:e>
          <m:sub>
            <m:r>
              <w:rPr>
                <w:rFonts w:ascii="Cambria Math" w:hAnsi="Cambria Math"/>
              </w:rPr>
              <m:t>app</m:t>
            </m:r>
          </m:sub>
        </m:sSub>
      </m:oMath>
      <w:r w:rsidRPr="004901E3">
        <w:t xml:space="preserve"> values (i.e., </w:t>
      </w:r>
      <m:oMath>
        <m:sSubSup>
          <m:sSubSupPr>
            <m:ctrlPr>
              <w:rPr>
                <w:rFonts w:ascii="Cambria Math" w:hAnsi="Cambria Math"/>
                <w:i/>
              </w:rPr>
            </m:ctrlPr>
          </m:sSubSupPr>
          <m:e>
            <m:r>
              <w:rPr>
                <w:rFonts w:ascii="Cambria Math" w:hAnsi="Cambria Math"/>
              </w:rPr>
              <m:t>k</m:t>
            </m:r>
          </m:e>
          <m:sub>
            <m:r>
              <w:rPr>
                <w:rFonts w:ascii="Cambria Math" w:hAnsi="Cambria Math"/>
              </w:rPr>
              <m:t>app</m:t>
            </m:r>
          </m:sub>
          <m:sup>
            <m:r>
              <w:rPr>
                <w:rFonts w:ascii="Cambria Math" w:hAnsi="Cambria Math"/>
              </w:rPr>
              <m:t>init</m:t>
            </m:r>
          </m:sup>
        </m:sSubSup>
      </m:oMath>
      <w:r w:rsidRPr="004901E3">
        <w:t xml:space="preserve">) consistent with the “enzyme load” reactions (i.e., enzyme production rate required for meeting the corresponding metabolic flux) determined in Step B1 (i.e., </w:t>
      </w:r>
      <m:oMath>
        <m:sSubSup>
          <m:sSubSupPr>
            <m:ctrlPr>
              <w:rPr>
                <w:rFonts w:ascii="Cambria Math" w:hAnsi="Cambria Math"/>
                <w:i/>
              </w:rPr>
            </m:ctrlPr>
          </m:sSubSupPr>
          <m:e>
            <m:r>
              <w:rPr>
                <w:rFonts w:ascii="Cambria Math" w:hAnsi="Cambria Math"/>
              </w:rPr>
              <m:t>k</m:t>
            </m:r>
          </m:e>
          <m:sub>
            <m:r>
              <w:rPr>
                <w:rFonts w:ascii="Cambria Math" w:hAnsi="Cambria Math"/>
              </w:rPr>
              <m:t>app</m:t>
            </m:r>
          </m:sub>
          <m:sup>
            <m:r>
              <w:rPr>
                <w:rFonts w:ascii="Cambria Math" w:hAnsi="Cambria Math"/>
              </w:rPr>
              <m:t>init</m:t>
            </m:r>
          </m:sup>
        </m:sSubSup>
        <m:r>
          <w:rPr>
            <w:rFonts w:ascii="Cambria Math" w:hAnsi="Cambria Math"/>
          </w:rPr>
          <m:t>=</m:t>
        </m:r>
        <m:f>
          <m:fPr>
            <m:ctrlPr>
              <w:rPr>
                <w:rFonts w:ascii="Cambria Math" w:hAnsi="Cambria Math"/>
                <w:i/>
              </w:rPr>
            </m:ctrlPr>
          </m:fPr>
          <m:num>
            <m:r>
              <w:rPr>
                <w:rFonts w:ascii="Cambria Math" w:hAnsi="Cambria Math"/>
              </w:rPr>
              <m:t>μ</m:t>
            </m:r>
            <m:sSub>
              <m:sSubPr>
                <m:ctrlPr>
                  <w:rPr>
                    <w:rFonts w:ascii="Cambria Math" w:hAnsi="Cambria Math"/>
                    <w:i/>
                  </w:rPr>
                </m:ctrlPr>
              </m:sSubPr>
              <m:e>
                <m:r>
                  <w:rPr>
                    <w:rFonts w:ascii="Cambria Math" w:hAnsi="Cambria Math"/>
                  </w:rPr>
                  <m:t>ν</m:t>
                </m:r>
              </m:e>
              <m:sub>
                <m:r>
                  <w:rPr>
                    <w:rFonts w:ascii="Cambria Math" w:hAnsi="Cambria Math"/>
                  </w:rPr>
                  <m:t>j</m:t>
                </m:r>
              </m:sub>
            </m:sSub>
          </m:num>
          <m:den>
            <m:sSub>
              <m:sSubPr>
                <m:ctrlPr>
                  <w:rPr>
                    <w:rFonts w:ascii="Cambria Math" w:hAnsi="Cambria Math"/>
                    <w:i/>
                  </w:rPr>
                </m:ctrlPr>
              </m:sSubPr>
              <m:e>
                <m:r>
                  <w:rPr>
                    <w:rFonts w:ascii="Cambria Math" w:hAnsi="Cambria Math"/>
                  </w:rPr>
                  <m:t>ν</m:t>
                </m:r>
              </m:e>
              <m:sub>
                <m:r>
                  <w:rPr>
                    <w:rFonts w:ascii="Cambria Math" w:hAnsi="Cambria Math"/>
                  </w:rPr>
                  <m:t>ENZLOAD,j,enz</m:t>
                </m:r>
              </m:sub>
            </m:sSub>
          </m:den>
        </m:f>
        <m:r>
          <w:rPr>
            <w:rFonts w:ascii="Cambria Math" w:hAnsi="Cambria Math"/>
          </w:rPr>
          <m:t>)</m:t>
        </m:r>
      </m:oMath>
      <w:r w:rsidRPr="004901E3">
        <w:t xml:space="preserve">. These values are used in </w:t>
      </w:r>
      <w:r w:rsidRPr="004901E3">
        <w:rPr>
          <w:b/>
        </w:rPr>
        <w:t>Step</w:t>
      </w:r>
      <w:r>
        <w:rPr>
          <w:b/>
        </w:rPr>
        <w:t>s</w:t>
      </w:r>
      <w:r w:rsidRPr="004901E3">
        <w:rPr>
          <w:b/>
        </w:rPr>
        <w:t xml:space="preserve"> B4</w:t>
      </w:r>
      <w:r>
        <w:rPr>
          <w:b/>
        </w:rPr>
        <w:t>–B5</w:t>
      </w:r>
      <w:r w:rsidRPr="004901E3">
        <w:t xml:space="preserve"> (see constraint </w:t>
      </w:r>
      <w:r w:rsidR="0009431B">
        <w:t xml:space="preserve">(17) </w:t>
      </w:r>
      <w:r>
        <w:t>below</w:t>
      </w:r>
      <w:r w:rsidRPr="004901E3">
        <w:t xml:space="preserve">) to ensure that enzyme loads are apportioned based on the total metabolic flux they support. This ensures that if a reaction has a non-zero flux, its associated enzyme is produced. Not employing constraint </w:t>
      </w:r>
      <w:r w:rsidR="0009431B">
        <w:t xml:space="preserve">(17) </w:t>
      </w:r>
      <w:r w:rsidRPr="004901E3">
        <w:t xml:space="preserve">results in mismatches between enzyme loads identified in prior steps and the reaction fluxes associated with subsequent steps. As in scRBA, we use the median to approximate the </w:t>
      </w:r>
      <m:oMath>
        <m:sSub>
          <m:sSubPr>
            <m:ctrlPr>
              <w:rPr>
                <w:rFonts w:ascii="Cambria Math" w:hAnsi="Cambria Math"/>
                <w:i/>
              </w:rPr>
            </m:ctrlPr>
          </m:sSubPr>
          <m:e>
            <m:r>
              <w:rPr>
                <w:rFonts w:ascii="Cambria Math" w:hAnsi="Cambria Math"/>
              </w:rPr>
              <m:t>k</m:t>
            </m:r>
          </m:e>
          <m:sub>
            <m:r>
              <w:rPr>
                <w:rFonts w:ascii="Cambria Math" w:hAnsi="Cambria Math"/>
              </w:rPr>
              <m:t>app</m:t>
            </m:r>
          </m:sub>
        </m:sSub>
      </m:oMath>
      <w:r w:rsidRPr="004901E3">
        <w:t xml:space="preserve"> values for reactions in set </w:t>
      </w:r>
      <m:oMath>
        <m:sSubSup>
          <m:sSubSupPr>
            <m:ctrlPr>
              <w:rPr>
                <w:rFonts w:ascii="Cambria Math" w:hAnsi="Cambria Math"/>
                <w:i/>
              </w:rPr>
            </m:ctrlPr>
          </m:sSubSupPr>
          <m:e>
            <m:r>
              <w:rPr>
                <w:rFonts w:ascii="Cambria Math" w:hAnsi="Cambria Math"/>
              </w:rPr>
              <m:t>J</m:t>
            </m:r>
          </m:e>
          <m:sub>
            <m:r>
              <w:rPr>
                <w:rFonts w:ascii="Cambria Math" w:hAnsi="Cambria Math"/>
              </w:rPr>
              <m:t>Ess</m:t>
            </m:r>
          </m:sub>
          <m:sup>
            <m:r>
              <w:rPr>
                <w:rFonts w:ascii="Cambria Math" w:hAnsi="Cambria Math"/>
              </w:rPr>
              <m:t>NP</m:t>
            </m:r>
          </m:sup>
        </m:sSubSup>
      </m:oMath>
      <w:r w:rsidRPr="004901E3">
        <w:t xml:space="preserve"> </w:t>
      </w:r>
      <w:r w:rsidRPr="004901E3">
        <w:fldChar w:fldCharType="begin">
          <w:fldData xml:space="preserve">PEVuZE5vdGU+PENpdGU+PEF1dGhvcj5EaW5oPC9BdXRob3I+PFllYXI+MjAyMzwvWWVhcj48UmVj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</w:fldData>
        </w:fldChar>
      </w:r>
      <w:r w:rsidR="000A3F53">
        <w:instrText xml:space="preserve"> ADDIN EN.CITE </w:instrText>
      </w:r>
      <w:r w:rsidR="000A3F53">
        <w:fldChar w:fldCharType="begin">
          <w:fldData xml:space="preserve">PEVuZE5vdGU+PENpdGU+PEF1dGhvcj5EaW5oPC9BdXRob3I+PFllYXI+MjAyMzwvWWVhcj48UmVj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</w:fldData>
        </w:fldChar>
      </w:r>
      <w:r w:rsidR="000A3F53">
        <w:instrText xml:space="preserve"> ADDIN EN.CITE.DATA </w:instrText>
      </w:r>
      <w:r w:rsidR="000A3F53">
        <w:fldChar w:fldCharType="end"/>
      </w:r>
      <w:r w:rsidRPr="004901E3">
        <w:fldChar w:fldCharType="separate"/>
      </w:r>
      <w:r w:rsidR="000A3F53">
        <w:rPr>
          <w:noProof/>
        </w:rPr>
        <w:t>(Dinh and Maranas, 2023)</w:t>
      </w:r>
      <w:r w:rsidRPr="004901E3">
        <w:fldChar w:fldCharType="end"/>
      </w:r>
      <w:r w:rsidRPr="004901E3">
        <w:t xml:space="preserve"> (i.e., </w:t>
      </w:r>
      <m:oMath>
        <m:sSubSup>
          <m:sSubSupPr>
            <m:ctrlPr>
              <w:rPr>
                <w:rFonts w:ascii="Cambria Math" w:hAnsi="Cambria Math"/>
                <w:i/>
              </w:rPr>
            </m:ctrlPr>
          </m:sSubSupPr>
          <m:e>
            <m:sSubSup>
              <m:sSubSupPr>
                <m:ctrlPr>
                  <w:rPr>
                    <w:rFonts w:ascii="Cambria Math" w:hAnsi="Cambria Math"/>
                    <w:i/>
                  </w:rPr>
                </m:ctrlPr>
              </m:sSubSupPr>
              <m:e>
                <m:r>
                  <w:rPr>
                    <w:rFonts w:ascii="Cambria Math" w:hAnsi="Cambria Math"/>
                  </w:rPr>
                  <m:t>k</m:t>
                </m:r>
              </m:e>
              <m:sub>
                <m:r>
                  <w:rPr>
                    <w:rFonts w:ascii="Cambria Math" w:hAnsi="Cambria Math"/>
                  </w:rPr>
                  <m:t>app</m:t>
                </m:r>
              </m:sub>
              <m:sup>
                <m:r>
                  <w:rPr>
                    <w:rFonts w:ascii="Cambria Math" w:hAnsi="Cambria Math"/>
                  </w:rPr>
                  <m:t>init</m:t>
                </m:r>
              </m:sup>
            </m:sSubSup>
            <m:r>
              <w:rPr>
                <w:rFonts w:ascii="Cambria Math" w:hAnsi="Cambria Math"/>
              </w:rPr>
              <m:t>=k</m:t>
            </m:r>
          </m:e>
          <m:sub>
            <m:r>
              <w:rPr>
                <w:rFonts w:ascii="Cambria Math" w:hAnsi="Cambria Math"/>
              </w:rPr>
              <m:t>app</m:t>
            </m:r>
          </m:sub>
          <m:sup>
            <m:r>
              <w:rPr>
                <w:rFonts w:ascii="Cambria Math" w:hAnsi="Cambria Math"/>
              </w:rPr>
              <m:t>med</m:t>
            </m:r>
          </m:sup>
        </m:sSubSup>
      </m:oMath>
      <w:r w:rsidRPr="004901E3">
        <w:t>) lacking proteomics measurements of the associated enzymes. However, this can overestimat</w:t>
      </w:r>
      <w:r>
        <w:t>e</w:t>
      </w:r>
      <w:r w:rsidRPr="004901E3">
        <w:t xml:space="preserve"> </w:t>
      </w:r>
      <m:oMath>
        <m:sSub>
          <m:sSubPr>
            <m:ctrlPr>
              <w:rPr>
                <w:rFonts w:ascii="Cambria Math" w:hAnsi="Cambria Math"/>
                <w:i/>
              </w:rPr>
            </m:ctrlPr>
          </m:sSubPr>
          <m:e>
            <m:r>
              <w:rPr>
                <w:rFonts w:ascii="Cambria Math" w:hAnsi="Cambria Math"/>
              </w:rPr>
              <m:t>k</m:t>
            </m:r>
          </m:e>
          <m:sub>
            <m:r>
              <w:rPr>
                <w:rFonts w:ascii="Cambria Math" w:hAnsi="Cambria Math"/>
              </w:rPr>
              <m:t>app</m:t>
            </m:r>
          </m:sub>
        </m:sSub>
      </m:oMath>
      <w:r w:rsidRPr="004901E3">
        <w:t xml:space="preserve"> values for set </w:t>
      </w:r>
      <m:oMath>
        <m:sSubSup>
          <m:sSubSupPr>
            <m:ctrlPr>
              <w:rPr>
                <w:rFonts w:ascii="Cambria Math" w:hAnsi="Cambria Math"/>
                <w:i/>
              </w:rPr>
            </m:ctrlPr>
          </m:sSubSupPr>
          <m:e>
            <m:r>
              <w:rPr>
                <w:rFonts w:ascii="Cambria Math" w:hAnsi="Cambria Math"/>
              </w:rPr>
              <m:t>J</m:t>
            </m:r>
          </m:e>
          <m:sub>
            <m:r>
              <w:rPr>
                <w:rFonts w:ascii="Cambria Math" w:hAnsi="Cambria Math"/>
              </w:rPr>
              <m:t>Ess</m:t>
            </m:r>
          </m:sub>
          <m:sup>
            <m:r>
              <w:rPr>
                <w:rFonts w:ascii="Cambria Math" w:hAnsi="Cambria Math"/>
              </w:rPr>
              <m:t>NP</m:t>
            </m:r>
          </m:sup>
        </m:sSubSup>
      </m:oMath>
      <w:r w:rsidRPr="004901E3">
        <w:t>. This issue was observed during testing, with some enzyme load values set to the lowest positive value that the solver could distinguish from zero. To address this, we allow departures in the k</w:t>
      </w:r>
      <w:r w:rsidRPr="009F04F9">
        <w:rPr>
          <w:vertAlign w:val="subscript"/>
        </w:rPr>
        <w:t>app</w:t>
      </w:r>
      <w:r w:rsidRPr="004901E3">
        <w:t xml:space="preserve"> values from </w:t>
      </w:r>
      <m:oMath>
        <m:sSubSup>
          <m:sSubSupPr>
            <m:ctrlPr>
              <w:rPr>
                <w:rFonts w:ascii="Cambria Math" w:hAnsi="Cambria Math"/>
                <w:i/>
              </w:rPr>
            </m:ctrlPr>
          </m:sSubSupPr>
          <m:e>
            <m:r>
              <w:rPr>
                <w:rFonts w:ascii="Cambria Math" w:hAnsi="Cambria Math"/>
              </w:rPr>
              <m:t>k</m:t>
            </m:r>
          </m:e>
          <m:sub>
            <m:r>
              <w:rPr>
                <w:rFonts w:ascii="Cambria Math" w:hAnsi="Cambria Math"/>
              </w:rPr>
              <m:t>app</m:t>
            </m:r>
          </m:sub>
          <m:sup>
            <m:r>
              <w:rPr>
                <w:rFonts w:ascii="Cambria Math" w:hAnsi="Cambria Math"/>
              </w:rPr>
              <m:t>init</m:t>
            </m:r>
          </m:sup>
        </m:sSubSup>
      </m:oMath>
      <w:r>
        <w:t xml:space="preserve"> via the non-negative slack variables </w:t>
      </w:r>
      <m:oMath>
        <m:sSubSup>
          <m:sSubSupPr>
            <m:ctrlPr>
              <w:rPr>
                <w:rFonts w:ascii="Cambria Math" w:hAnsi="Cambria Math"/>
                <w:i/>
              </w:rPr>
            </m:ctrlPr>
          </m:sSubSupPr>
          <m:e>
            <m:r>
              <w:rPr>
                <w:rFonts w:ascii="Cambria Math" w:hAnsi="Cambria Math"/>
              </w:rPr>
              <m:t>s</m:t>
            </m:r>
          </m:e>
          <m:sub>
            <m:r>
              <w:rPr>
                <w:rFonts w:ascii="Cambria Math" w:hAnsi="Cambria Math"/>
              </w:rPr>
              <m:t>j</m:t>
            </m:r>
          </m:sub>
          <m:sup>
            <m:r>
              <w:rPr>
                <w:rFonts w:ascii="Cambria Math" w:hAnsi="Cambria Math"/>
              </w:rPr>
              <m:t>U</m:t>
            </m:r>
            <m:sSub>
              <m:sSubPr>
                <m:ctrlPr>
                  <w:rPr>
                    <w:rFonts w:ascii="Cambria Math" w:hAnsi="Cambria Math"/>
                    <w:i/>
                  </w:rPr>
                </m:ctrlPr>
              </m:sSubPr>
              <m:e>
                <m:r>
                  <w:rPr>
                    <w:rFonts w:ascii="Cambria Math" w:hAnsi="Cambria Math"/>
                  </w:rPr>
                  <m:t>B</m:t>
                </m:r>
              </m:e>
              <m:sub>
                <m:r>
                  <w:rPr>
                    <w:rFonts w:ascii="Cambria Math" w:hAnsi="Cambria Math"/>
                  </w:rPr>
                  <m:t>enzload</m:t>
                </m:r>
              </m:sub>
            </m:sSub>
          </m:sup>
        </m:sSubSup>
      </m:oMath>
      <w:r>
        <w:t xml:space="preserve"> and </w:t>
      </w:r>
      <m:oMath>
        <m:sSubSup>
          <m:sSubSupPr>
            <m:ctrlPr>
              <w:rPr>
                <w:rFonts w:ascii="Cambria Math" w:hAnsi="Cambria Math"/>
                <w:i/>
              </w:rPr>
            </m:ctrlPr>
          </m:sSubSupPr>
          <m:e>
            <m:r>
              <w:rPr>
                <w:rFonts w:ascii="Cambria Math" w:hAnsi="Cambria Math"/>
              </w:rPr>
              <m:t>s</m:t>
            </m:r>
          </m:e>
          <m:sub>
            <m:r>
              <w:rPr>
                <w:rFonts w:ascii="Cambria Math" w:hAnsi="Cambria Math"/>
              </w:rPr>
              <m:t>j</m:t>
            </m:r>
          </m:sub>
          <m:sup>
            <m:r>
              <w:rPr>
                <w:rFonts w:ascii="Cambria Math" w:hAnsi="Cambria Math"/>
              </w:rPr>
              <m:t>L</m:t>
            </m:r>
            <m:sSub>
              <m:sSubPr>
                <m:ctrlPr>
                  <w:rPr>
                    <w:rFonts w:ascii="Cambria Math" w:hAnsi="Cambria Math"/>
                    <w:i/>
                  </w:rPr>
                </m:ctrlPr>
              </m:sSubPr>
              <m:e>
                <m:r>
                  <w:rPr>
                    <w:rFonts w:ascii="Cambria Math" w:hAnsi="Cambria Math"/>
                  </w:rPr>
                  <m:t>B</m:t>
                </m:r>
              </m:e>
              <m:sub>
                <m:r>
                  <w:rPr>
                    <w:rFonts w:ascii="Cambria Math" w:hAnsi="Cambria Math"/>
                  </w:rPr>
                  <m:t>enzload</m:t>
                </m:r>
              </m:sub>
            </m:sSub>
          </m:sup>
        </m:sSubSup>
      </m:oMath>
      <w:r w:rsidRPr="004901E3">
        <w:t>.</w:t>
      </w:r>
      <w:r>
        <w:t xml:space="preserve"> </w:t>
      </w:r>
    </w:p>
    <w:p w14:paraId="30178827" w14:textId="77777777" w:rsidR="00896585" w:rsidRDefault="00896585" w:rsidP="00896585">
      <w:pPr>
        <w:pStyle w:val="Normalfirstindented"/>
      </w:pPr>
      <w:r>
        <w:lastRenderedPageBreak/>
        <w:t xml:space="preserve">We first minimize production of unused enzyme subunits, represented by the </w:t>
      </w:r>
      <w:r w:rsidRPr="002E1638">
        <w:t>total protein mass consumed by protein wasting reactions (</w:t>
      </w:r>
      <m:oMath>
        <m:nary>
          <m:naryPr>
            <m:chr m:val="∑"/>
            <m:limLoc m:val="undOvr"/>
            <m:supHide m:val="1"/>
            <m:ctrlPr>
              <w:rPr>
                <w:rFonts w:ascii="Cambria Math" w:hAnsi="Cambria Math"/>
                <w:i/>
                <w:iCs/>
              </w:rPr>
            </m:ctrlPr>
          </m:naryPr>
          <m:sub>
            <m:r>
              <w:rPr>
                <w:rFonts w:ascii="Cambria Math" w:hAnsi="Cambria Math"/>
              </w:rPr>
              <m:t>pro∈Pro</m:t>
            </m:r>
          </m:sub>
          <m:sup/>
          <m:e>
            <m:sSub>
              <m:sSubPr>
                <m:ctrlPr>
                  <w:rPr>
                    <w:rFonts w:ascii="Cambria Math" w:hAnsi="Cambria Math"/>
                    <w:i/>
                  </w:rPr>
                </m:ctrlPr>
              </m:sSubPr>
              <m:e>
                <m:r>
                  <w:rPr>
                    <w:rFonts w:ascii="Cambria Math" w:hAnsi="Cambria Math"/>
                  </w:rPr>
                  <m:t>W</m:t>
                </m:r>
              </m:e>
              <m:sub>
                <m:r>
                  <w:rPr>
                    <w:rFonts w:ascii="Cambria Math" w:hAnsi="Cambria Math"/>
                  </w:rPr>
                  <m:t>pro</m:t>
                </m:r>
              </m:sub>
            </m:sSub>
            <m:sSubSup>
              <m:sSubSupPr>
                <m:ctrlPr>
                  <w:rPr>
                    <w:rFonts w:ascii="Cambria Math" w:hAnsi="Cambria Math"/>
                    <w:i/>
                  </w:rPr>
                </m:ctrlPr>
              </m:sSubSupPr>
              <m:e>
                <m:r>
                  <w:rPr>
                    <w:rFonts w:ascii="Cambria Math" w:hAnsi="Cambria Math"/>
                  </w:rPr>
                  <m:t>ν</m:t>
                </m:r>
              </m:e>
              <m:sub>
                <m:r>
                  <w:rPr>
                    <w:rFonts w:ascii="Cambria Math" w:hAnsi="Cambria Math"/>
                  </w:rPr>
                  <m:t>pro</m:t>
                </m:r>
              </m:sub>
              <m:sup>
                <m:r>
                  <w:rPr>
                    <w:rFonts w:ascii="Cambria Math" w:hAnsi="Cambria Math"/>
                  </w:rPr>
                  <m:t>prowaste</m:t>
                </m:r>
              </m:sup>
            </m:sSubSup>
          </m:e>
        </m:nary>
      </m:oMath>
      <w:r w:rsidRPr="002E1638">
        <w:t>, in g gDW</w:t>
      </w:r>
      <w:r w:rsidRPr="002E1638">
        <w:rPr>
          <w:vertAlign w:val="superscript"/>
        </w:rPr>
        <w:t>-1</w:t>
      </w:r>
      <w:r w:rsidRPr="002E1638">
        <w:t>h</w:t>
      </w:r>
      <w:r w:rsidRPr="002E1638">
        <w:rPr>
          <w:vertAlign w:val="superscript"/>
        </w:rPr>
        <w:t>-1</w:t>
      </w:r>
      <w:r w:rsidRPr="002E1638">
        <w:t>)</w:t>
      </w:r>
      <w:r>
        <w:t>,</w:t>
      </w:r>
      <w:r w:rsidRPr="002E1638">
        <w:t xml:space="preserve"> </w:t>
      </w:r>
      <w:r>
        <w:t xml:space="preserve">via </w:t>
      </w:r>
      <w:r w:rsidRPr="002C14DA">
        <w:rPr>
          <w:b/>
          <w:bCs/>
        </w:rPr>
        <w:t>Step B4</w:t>
      </w:r>
      <w:r>
        <w:t>:</w:t>
      </w:r>
    </w:p>
    <w:tbl>
      <w:tblPr>
        <w:tblStyle w:val="TableGrid"/>
        <w:tblW w:w="94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4086"/>
      </w:tblGrid>
      <w:tr w:rsidR="00896585" w:rsidRPr="002E1638" w14:paraId="1174F5EF" w14:textId="77777777" w:rsidTr="00464C79">
        <w:trPr>
          <w:jc w:val="center"/>
        </w:trPr>
        <w:tc>
          <w:tcPr>
            <w:tcW w:w="5382" w:type="dxa"/>
          </w:tcPr>
          <w:p w14:paraId="11CF1BBC" w14:textId="77777777" w:rsidR="00896585" w:rsidRPr="002E1638" w:rsidRDefault="00000000" w:rsidP="00464C79">
            <w:pPr>
              <w:pStyle w:val="Caption"/>
            </w:pPr>
            <m:oMathPara>
              <m:oMath>
                <m:func>
                  <m:funcPr>
                    <m:ctrlPr>
                      <w:rPr>
                        <w:rFonts w:ascii="Cambria Math" w:hAnsi="Cambria Math"/>
                        <w:i/>
                      </w:rPr>
                    </m:ctrlPr>
                  </m:funcPr>
                  <m:fName>
                    <m:r>
                      <m:rPr>
                        <m:sty m:val="p"/>
                      </m:rPr>
                      <w:rPr>
                        <w:rFonts w:ascii="Cambria Math" w:hAnsi="Cambria Math"/>
                      </w:rPr>
                      <m:t>min</m:t>
                    </m:r>
                  </m:fName>
                  <m:e>
                    <m:sSubSup>
                      <m:sSubSupPr>
                        <m:ctrlPr>
                          <w:rPr>
                            <w:rFonts w:ascii="Cambria Math" w:hAnsi="Cambria Math"/>
                            <w:i/>
                          </w:rPr>
                        </m:ctrlPr>
                      </m:sSubSupPr>
                      <m:e>
                        <m:r>
                          <w:rPr>
                            <w:rFonts w:ascii="Cambria Math" w:hAnsi="Cambria Math"/>
                          </w:rPr>
                          <m:t>z</m:t>
                        </m:r>
                      </m:e>
                      <m:sub>
                        <m:r>
                          <w:rPr>
                            <w:rFonts w:ascii="Cambria Math" w:hAnsi="Cambria Math"/>
                          </w:rPr>
                          <m:t>B4</m:t>
                        </m:r>
                      </m:sub>
                      <m:sup>
                        <m:r>
                          <w:rPr>
                            <w:rFonts w:ascii="Cambria Math" w:hAnsi="Cambria Math"/>
                          </w:rPr>
                          <m:t>min</m:t>
                        </m:r>
                      </m:sup>
                    </m:sSubSup>
                    <m:r>
                      <w:rPr>
                        <w:rFonts w:ascii="Cambria Math" w:hAnsi="Cambria Math"/>
                      </w:rPr>
                      <m:t>=</m:t>
                    </m:r>
                    <m:nary>
                      <m:naryPr>
                        <m:chr m:val="∑"/>
                        <m:supHide m:val="1"/>
                        <m:ctrlPr>
                          <w:rPr>
                            <w:rFonts w:ascii="Cambria Math" w:hAnsi="Cambria Math"/>
                          </w:rPr>
                        </m:ctrlPr>
                      </m:naryPr>
                      <m:sub>
                        <m:r>
                          <w:rPr>
                            <w:rFonts w:ascii="Cambria Math" w:hAnsi="Cambria Math"/>
                          </w:rPr>
                          <m:t>pro∈Pro</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pro</m:t>
                            </m:r>
                          </m:sub>
                        </m:sSub>
                        <m:sSubSup>
                          <m:sSubSupPr>
                            <m:ctrlPr>
                              <w:rPr>
                                <w:rFonts w:ascii="Cambria Math" w:hAnsi="Cambria Math"/>
                                <w:i/>
                              </w:rPr>
                            </m:ctrlPr>
                          </m:sSubSupPr>
                          <m:e>
                            <m:r>
                              <w:rPr>
                                <w:rFonts w:ascii="Cambria Math" w:hAnsi="Cambria Math"/>
                              </w:rPr>
                              <m:t>ν</m:t>
                            </m:r>
                          </m:e>
                          <m:sub>
                            <m:r>
                              <w:rPr>
                                <w:rFonts w:ascii="Cambria Math" w:hAnsi="Cambria Math"/>
                              </w:rPr>
                              <m:t>pro</m:t>
                            </m:r>
                          </m:sub>
                          <m:sup>
                            <m:r>
                              <w:rPr>
                                <w:rFonts w:ascii="Cambria Math" w:hAnsi="Cambria Math"/>
                              </w:rPr>
                              <m:t>prowaste</m:t>
                            </m:r>
                          </m:sup>
                        </m:sSubSup>
                        <m:ctrlPr>
                          <w:rPr>
                            <w:rFonts w:ascii="Cambria Math" w:hAnsi="Cambria Math"/>
                            <w:i/>
                          </w:rPr>
                        </m:ctrlPr>
                      </m:e>
                    </m:nary>
                  </m:e>
                </m:func>
                <m:r>
                  <m:rPr>
                    <m:sty m:val="p"/>
                  </m:rPr>
                  <w:rPr>
                    <w:rFonts w:ascii="Cambria Math" w:hAnsi="Cambria Math"/>
                  </w:rPr>
                  <w:br/>
                </m:r>
              </m:oMath>
              <m:oMath>
                <m:r>
                  <w:rPr>
                    <w:rFonts w:ascii="Cambria Math" w:hAnsi="Cambria Math"/>
                  </w:rPr>
                  <m:t>s.t.</m:t>
                </m:r>
              </m:oMath>
            </m:oMathPara>
          </w:p>
        </w:tc>
        <w:tc>
          <w:tcPr>
            <w:tcW w:w="4086" w:type="dxa"/>
          </w:tcPr>
          <w:p w14:paraId="5167AD6C" w14:textId="7908F57B" w:rsidR="00896585" w:rsidRPr="002E1638" w:rsidRDefault="0009431B" w:rsidP="00464C79">
            <w:pPr>
              <w:pStyle w:val="Caption"/>
              <w:jc w:val="left"/>
            </w:pPr>
            <w:r>
              <w:rPr>
                <w:b/>
              </w:rPr>
              <w:t>(</w:t>
            </w:r>
            <w:r w:rsidR="00896585" w:rsidRPr="002E1638">
              <w:rPr>
                <w:b/>
              </w:rPr>
              <w:t>Step B</w:t>
            </w:r>
            <w:r>
              <w:rPr>
                <w:b/>
              </w:rPr>
              <w:t>4)</w:t>
            </w:r>
          </w:p>
        </w:tc>
      </w:tr>
      <w:tr w:rsidR="00896585" w:rsidRPr="0012105E" w14:paraId="581575FE" w14:textId="77777777" w:rsidTr="00464C79">
        <w:trPr>
          <w:jc w:val="center"/>
        </w:trPr>
        <w:tc>
          <w:tcPr>
            <w:tcW w:w="5382" w:type="dxa"/>
          </w:tcPr>
          <w:p w14:paraId="4F0B824D" w14:textId="77777777" w:rsidR="00896585" w:rsidRPr="0012105E" w:rsidRDefault="00896585" w:rsidP="00464C79">
            <w:pPr>
              <w:pStyle w:val="Caption"/>
            </w:pPr>
            <m:oMathPara>
              <m:oMath>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j</m:t>
                    </m:r>
                  </m:sub>
                </m:sSub>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j</m:t>
                    </m:r>
                  </m:sub>
                  <m:sup>
                    <m:r>
                      <w:rPr>
                        <w:rFonts w:ascii="Cambria Math" w:hAnsi="Cambria Math"/>
                      </w:rPr>
                      <m:t>U</m:t>
                    </m:r>
                    <m:sSub>
                      <m:sSubPr>
                        <m:ctrlPr>
                          <w:rPr>
                            <w:rFonts w:ascii="Cambria Math" w:hAnsi="Cambria Math"/>
                            <w:i/>
                          </w:rPr>
                        </m:ctrlPr>
                      </m:sSubPr>
                      <m:e>
                        <m:r>
                          <w:rPr>
                            <w:rFonts w:ascii="Cambria Math" w:hAnsi="Cambria Math"/>
                          </w:rPr>
                          <m:t>B</m:t>
                        </m:r>
                      </m:e>
                      <m:sub>
                        <m:r>
                          <w:rPr>
                            <w:rFonts w:ascii="Cambria Math" w:hAnsi="Cambria Math"/>
                          </w:rPr>
                          <m:t>enzload</m:t>
                        </m:r>
                      </m:sub>
                    </m:sSub>
                  </m:sup>
                </m:sSubSup>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j</m:t>
                    </m:r>
                  </m:sub>
                  <m:sup>
                    <m:r>
                      <w:rPr>
                        <w:rFonts w:ascii="Cambria Math" w:hAnsi="Cambria Math"/>
                      </w:rPr>
                      <m:t>L</m:t>
                    </m:r>
                    <m:sSub>
                      <m:sSubPr>
                        <m:ctrlPr>
                          <w:rPr>
                            <w:rFonts w:ascii="Cambria Math" w:hAnsi="Cambria Math"/>
                            <w:i/>
                          </w:rPr>
                        </m:ctrlPr>
                      </m:sSubPr>
                      <m:e>
                        <m:r>
                          <w:rPr>
                            <w:rFonts w:ascii="Cambria Math" w:hAnsi="Cambria Math"/>
                          </w:rPr>
                          <m:t>B</m:t>
                        </m:r>
                      </m:e>
                      <m:sub>
                        <m:r>
                          <w:rPr>
                            <w:rFonts w:ascii="Cambria Math" w:hAnsi="Cambria Math"/>
                          </w:rPr>
                          <m:t>enzload</m:t>
                        </m:r>
                      </m:sub>
                    </m:sSub>
                  </m:sup>
                </m:sSubSup>
                <m:r>
                  <w:rPr>
                    <w:rFonts w:ascii="Cambria Math" w:hAnsi="Cambria Math"/>
                  </w:rPr>
                  <m:t>)μ=</m:t>
                </m:r>
                <m:sSub>
                  <m:sSubPr>
                    <m:ctrlPr>
                      <w:rPr>
                        <w:rFonts w:ascii="Cambria Math" w:hAnsi="Cambria Math"/>
                        <w:i/>
                      </w:rPr>
                    </m:ctrlPr>
                  </m:sSubPr>
                  <m:e>
                    <m:r>
                      <w:rPr>
                        <w:rFonts w:ascii="Cambria Math" w:hAnsi="Cambria Math"/>
                      </w:rPr>
                      <m:t>ν</m:t>
                    </m:r>
                  </m:e>
                  <m:sub>
                    <m:r>
                      <w:rPr>
                        <w:rFonts w:ascii="Cambria Math" w:hAnsi="Cambria Math"/>
                      </w:rPr>
                      <m:t>ENZLOAD,j,enz</m:t>
                    </m:r>
                  </m:sub>
                </m:sSub>
                <m:sSubSup>
                  <m:sSubSupPr>
                    <m:ctrlPr>
                      <w:rPr>
                        <w:rFonts w:ascii="Cambria Math" w:hAnsi="Cambria Math"/>
                        <w:i/>
                      </w:rPr>
                    </m:ctrlPr>
                  </m:sSubSupPr>
                  <m:e>
                    <m:r>
                      <w:rPr>
                        <w:rFonts w:ascii="Cambria Math" w:hAnsi="Cambria Math"/>
                      </w:rPr>
                      <m:t>k</m:t>
                    </m:r>
                  </m:e>
                  <m:sub>
                    <m:r>
                      <w:rPr>
                        <w:rFonts w:ascii="Cambria Math" w:hAnsi="Cambria Math"/>
                      </w:rPr>
                      <m:t>app</m:t>
                    </m:r>
                  </m:sub>
                  <m:sup>
                    <m:r>
                      <w:rPr>
                        <w:rFonts w:ascii="Cambria Math" w:hAnsi="Cambria Math"/>
                      </w:rPr>
                      <m:t>init</m:t>
                    </m:r>
                  </m:sup>
                </m:sSubSup>
                <m:r>
                  <w:rPr>
                    <w:rFonts w:ascii="Cambria Math" w:eastAsia="Cambria Math" w:hAnsi="Cambria Math" w:cs="Cambria Math"/>
                  </w:rPr>
                  <m:t>,</m:t>
                </m:r>
              </m:oMath>
            </m:oMathPara>
          </w:p>
          <w:p w14:paraId="0792B1D2" w14:textId="77777777" w:rsidR="00896585" w:rsidRPr="0012105E" w:rsidRDefault="00896585" w:rsidP="00464C79">
            <w:pPr>
              <w:pStyle w:val="Caption"/>
              <w:rPr>
                <w:rFonts w:eastAsia="Yu Mincho"/>
              </w:rPr>
            </w:pPr>
            <m:oMathPara>
              <m:oMath>
                <m:r>
                  <w:rPr>
                    <w:rFonts w:ascii="Cambria Math" w:eastAsia="Cambria Math" w:hAnsi="Cambria Math" w:cs="Cambria Math"/>
                  </w:rPr>
                  <m:t xml:space="preserve"> ∀</m:t>
                </m:r>
                <m:r>
                  <m:rPr>
                    <m:nor/>
                  </m:rPr>
                  <w:rPr>
                    <w:rFonts w:ascii="Cambria Math" w:eastAsia="Cambria Math" w:hAnsi="Cambria Math" w:cs="Cambria Math"/>
                  </w:rPr>
                  <m:t xml:space="preserve"> </m:t>
                </m:r>
                <m:r>
                  <m:rPr>
                    <m:nor/>
                  </m:rPr>
                  <w:rPr>
                    <w:rFonts w:ascii="Cambria Math" w:eastAsia="Cambria Math" w:hAnsi="Cambria Math" w:cs="Cambria Math"/>
                    <w:i/>
                    <w:iCs w:val="0"/>
                  </w:rPr>
                  <m:t>enz</m:t>
                </m:r>
                <m:r>
                  <w:rPr>
                    <w:rFonts w:ascii="Cambria Math" w:eastAsia="Cambria Math" w:hAnsi="Cambria Math" w:cs="Cambria Math"/>
                  </w:rPr>
                  <m:t>∈</m:t>
                </m:r>
                <m:r>
                  <w:rPr>
                    <w:rFonts w:ascii="Cambria Math" w:hAnsi="Cambria Math"/>
                  </w:rPr>
                  <m:t>Enz</m:t>
                </m:r>
                <m:r>
                  <m:rPr>
                    <m:sty m:val="p"/>
                  </m:rPr>
                  <w:rPr>
                    <w:rFonts w:ascii="Cambria Math" w:hAnsi="Cambria Math" w:hint="eastAsia"/>
                  </w:rPr>
                  <m:t>∩</m:t>
                </m:r>
                <m:r>
                  <m:rPr>
                    <m:lit/>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j</m:t>
                    </m:r>
                  </m:sub>
                </m:sSub>
                <m:r>
                  <m:rPr>
                    <m:sty m:val="p"/>
                  </m:rPr>
                  <w:rPr>
                    <w:rFonts w:ascii="Cambria Math" w:hAnsi="Cambria Math"/>
                  </w:rPr>
                  <m:t>&gt;0</m:t>
                </m:r>
                <m:r>
                  <m:rPr>
                    <m:lit/>
                    <m:sty m:val="p"/>
                  </m:rPr>
                  <w:rPr>
                    <w:rFonts w:ascii="Cambria Math" w:hAnsi="Cambria Math"/>
                  </w:rPr>
                  <m:t>}</m:t>
                </m:r>
              </m:oMath>
            </m:oMathPara>
          </w:p>
        </w:tc>
        <w:tc>
          <w:tcPr>
            <w:tcW w:w="4086" w:type="dxa"/>
          </w:tcPr>
          <w:p w14:paraId="21BC83B5" w14:textId="77777777" w:rsidR="00896585" w:rsidRPr="0012105E" w:rsidRDefault="00896585" w:rsidP="00896585">
            <w:pPr>
              <w:pStyle w:val="Caption"/>
              <w:numPr>
                <w:ilvl w:val="0"/>
                <w:numId w:val="11"/>
              </w:numPr>
              <w:jc w:val="left"/>
              <w:rPr>
                <w:b/>
                <w:bCs/>
              </w:rPr>
            </w:pPr>
            <w:bookmarkStart w:id="39" w:name="_Ref193477207"/>
            <w:r w:rsidRPr="0012105E">
              <w:t xml:space="preserve">Slacks allowing deviation from the prototype </w:t>
            </w:r>
            <m:oMath>
              <m:sSub>
                <m:sSubPr>
                  <m:ctrlPr>
                    <w:rPr>
                      <w:rFonts w:ascii="Cambria Math" w:hAnsi="Cambria Math"/>
                      <w:i/>
                    </w:rPr>
                  </m:ctrlPr>
                </m:sSubPr>
                <m:e>
                  <m:r>
                    <w:rPr>
                      <w:rFonts w:ascii="Cambria Math" w:hAnsi="Cambria Math"/>
                    </w:rPr>
                    <m:t>k</m:t>
                  </m:r>
                </m:e>
                <m:sub>
                  <m:r>
                    <w:rPr>
                      <w:rFonts w:ascii="Cambria Math" w:hAnsi="Cambria Math"/>
                    </w:rPr>
                    <m:t>app</m:t>
                  </m:r>
                </m:sub>
              </m:sSub>
            </m:oMath>
            <w:r w:rsidRPr="0012105E">
              <w:t xml:space="preserve"> value for each used enzyme.</w:t>
            </w:r>
            <w:bookmarkEnd w:id="39"/>
          </w:p>
        </w:tc>
      </w:tr>
      <w:tr w:rsidR="00896585" w:rsidRPr="0012105E" w14:paraId="22049697" w14:textId="77777777" w:rsidTr="00464C79">
        <w:trPr>
          <w:jc w:val="center"/>
        </w:trPr>
        <w:tc>
          <w:tcPr>
            <w:tcW w:w="5382" w:type="dxa"/>
          </w:tcPr>
          <w:p w14:paraId="4A5C76CD" w14:textId="77777777" w:rsidR="00896585" w:rsidRDefault="00000000" w:rsidP="00464C79">
            <w:pPr>
              <w:pStyle w:val="Caption"/>
              <w:rPr>
                <w:rFonts w:eastAsia="Yu Mincho"/>
              </w:rPr>
            </w:pPr>
            <m:oMathPara>
              <m:oMath>
                <m:sSub>
                  <m:sSubPr>
                    <m:ctrlPr>
                      <w:rPr>
                        <w:rFonts w:ascii="Cambria Math" w:hAnsi="Cambria Math"/>
                        <w:i/>
                      </w:rPr>
                    </m:ctrlPr>
                  </m:sSubPr>
                  <m:e>
                    <m:r>
                      <w:rPr>
                        <w:rFonts w:ascii="Cambria Math" w:hAnsi="Cambria Math"/>
                      </w:rPr>
                      <m:t>ν</m:t>
                    </m:r>
                  </m:e>
                  <m:sub>
                    <m:r>
                      <w:rPr>
                        <w:rFonts w:ascii="Cambria Math" w:hAnsi="Cambria Math"/>
                      </w:rPr>
                      <m:t>ENZLOAD,j,enz</m:t>
                    </m:r>
                  </m:sub>
                </m:sSub>
                <m:r>
                  <w:rPr>
                    <w:rFonts w:ascii="Cambria Math" w:hAnsi="Cambria Math"/>
                  </w:rPr>
                  <m:t>=0,∀ enz∉En</m:t>
                </m:r>
                <m:sSup>
                  <m:sSupPr>
                    <m:ctrlPr>
                      <w:rPr>
                        <w:rFonts w:ascii="Cambria Math" w:hAnsi="Cambria Math"/>
                        <w:i/>
                      </w:rPr>
                    </m:ctrlPr>
                  </m:sSupPr>
                  <m:e>
                    <m:r>
                      <w:rPr>
                        <w:rFonts w:ascii="Cambria Math" w:hAnsi="Cambria Math"/>
                      </w:rPr>
                      <m:t>z</m:t>
                    </m:r>
                  </m:e>
                  <m:sup>
                    <m:r>
                      <w:rPr>
                        <w:rFonts w:ascii="Cambria Math" w:hAnsi="Cambria Math"/>
                      </w:rPr>
                      <m:t>meas</m:t>
                    </m:r>
                  </m:sup>
                </m:sSup>
                <m:r>
                  <m:rPr>
                    <m:sty m:val="p"/>
                  </m:rPr>
                  <w:rPr>
                    <w:rFonts w:ascii="Cambria Math" w:hAnsi="Cambria Math" w:hint="eastAsia"/>
                  </w:rPr>
                  <m:t>∪</m:t>
                </m:r>
                <m:r>
                  <m:rPr>
                    <m:lit/>
                  </m:rPr>
                  <w:rPr>
                    <w:rFonts w:ascii="Cambria Math" w:hAnsi="Cambria Math"/>
                  </w:rPr>
                  <m:t>{</m:t>
                </m:r>
                <m:r>
                  <w:rPr>
                    <w:rFonts w:ascii="Cambria Math" w:hAnsi="Cambria Math"/>
                  </w:rPr>
                  <m:t>j∣</m:t>
                </m:r>
                <m:sSub>
                  <m:sSubPr>
                    <m:ctrlPr>
                      <w:rPr>
                        <w:rFonts w:ascii="Cambria Math" w:hAnsi="Cambria Math"/>
                        <w:i/>
                        <w:iCs w:val="0"/>
                      </w:rPr>
                    </m:ctrlPr>
                  </m:sSubPr>
                  <m:e>
                    <m:r>
                      <w:rPr>
                        <w:rFonts w:ascii="Cambria Math" w:hAnsi="Cambria Math"/>
                      </w:rPr>
                      <m:t>ν</m:t>
                    </m:r>
                  </m:e>
                  <m:sub>
                    <m:r>
                      <w:rPr>
                        <w:rFonts w:ascii="Cambria Math" w:hAnsi="Cambria Math"/>
                      </w:rPr>
                      <m:t>j</m:t>
                    </m:r>
                  </m:sub>
                </m:sSub>
                <m:r>
                  <w:rPr>
                    <w:rFonts w:ascii="Cambria Math" w:hAnsi="Cambria Math"/>
                  </w:rPr>
                  <m:t>=0</m:t>
                </m:r>
                <m:r>
                  <m:rPr>
                    <m:lit/>
                  </m:rPr>
                  <w:rPr>
                    <w:rFonts w:ascii="Cambria Math" w:hAnsi="Cambria Math"/>
                  </w:rPr>
                  <m:t>}</m:t>
                </m:r>
              </m:oMath>
            </m:oMathPara>
          </w:p>
        </w:tc>
        <w:tc>
          <w:tcPr>
            <w:tcW w:w="4086" w:type="dxa"/>
          </w:tcPr>
          <w:p w14:paraId="58467508" w14:textId="77777777" w:rsidR="00896585" w:rsidRPr="0012105E" w:rsidRDefault="00896585" w:rsidP="00896585">
            <w:pPr>
              <w:pStyle w:val="Caption"/>
              <w:numPr>
                <w:ilvl w:val="0"/>
                <w:numId w:val="11"/>
              </w:numPr>
              <w:jc w:val="left"/>
            </w:pPr>
            <w:r w:rsidRPr="002E1638">
              <w:t>Blocking production of enzymes unused by the model.</w:t>
            </w:r>
          </w:p>
        </w:tc>
      </w:tr>
      <w:tr w:rsidR="00896585" w:rsidRPr="0012105E" w14:paraId="5C9B3041" w14:textId="77777777" w:rsidTr="00464C79">
        <w:trPr>
          <w:jc w:val="center"/>
        </w:trPr>
        <w:tc>
          <w:tcPr>
            <w:tcW w:w="5382" w:type="dxa"/>
          </w:tcPr>
          <w:p w14:paraId="2511DACD" w14:textId="77777777" w:rsidR="00896585" w:rsidRDefault="00000000" w:rsidP="00464C79">
            <w:pPr>
              <w:pStyle w:val="Caption"/>
              <w:rPr>
                <w:rFonts w:eastAsia="Yu Mincho"/>
              </w:rPr>
            </w:pPr>
            <m:oMathPara>
              <m:oMath>
                <m:sSub>
                  <m:sSubPr>
                    <m:ctrlPr>
                      <w:rPr>
                        <w:rFonts w:ascii="Cambria Math" w:hAnsi="Cambria Math"/>
                        <w:i/>
                      </w:rPr>
                    </m:ctrlPr>
                  </m:sSubPr>
                  <m:e>
                    <m:r>
                      <w:rPr>
                        <w:rFonts w:ascii="Cambria Math" w:hAnsi="Cambria Math"/>
                      </w:rPr>
                      <m:t>ν</m:t>
                    </m:r>
                  </m:e>
                  <m:sub>
                    <m:r>
                      <w:rPr>
                        <w:rFonts w:ascii="Cambria Math" w:hAnsi="Cambria Math"/>
                      </w:rPr>
                      <m:t>ENZLOAD,j,enz</m:t>
                    </m:r>
                  </m:sub>
                </m:sSub>
                <m:r>
                  <w:rPr>
                    <w:rFonts w:ascii="Cambria Math" w:hAnsi="Cambria Math"/>
                  </w:rPr>
                  <m:t>&gt;0, ∀</m:t>
                </m:r>
                <m:r>
                  <m:rPr>
                    <m:nor/>
                  </m:rPr>
                  <w:rPr>
                    <w:rFonts w:ascii="Cambria Math" w:hAnsi="Cambria Math"/>
                  </w:rPr>
                  <m:t xml:space="preserve"> </m:t>
                </m:r>
                <m:r>
                  <m:rPr>
                    <m:nor/>
                  </m:rPr>
                  <w:rPr>
                    <w:rFonts w:ascii="Cambria Math" w:hAnsi="Cambria Math"/>
                    <w:i/>
                    <w:iCs w:val="0"/>
                  </w:rPr>
                  <m:t>enz</m:t>
                </m:r>
                <m:r>
                  <w:rPr>
                    <w:rFonts w:ascii="Cambria Math" w:hAnsi="Cambria Math"/>
                  </w:rPr>
                  <m:t>∈En</m:t>
                </m:r>
                <m:sSup>
                  <m:sSupPr>
                    <m:ctrlPr>
                      <w:rPr>
                        <w:rFonts w:ascii="Cambria Math" w:hAnsi="Cambria Math"/>
                        <w:i/>
                        <w:iCs w:val="0"/>
                      </w:rPr>
                    </m:ctrlPr>
                  </m:sSupPr>
                  <m:e>
                    <m:r>
                      <w:rPr>
                        <w:rFonts w:ascii="Cambria Math" w:hAnsi="Cambria Math"/>
                      </w:rPr>
                      <m:t>z</m:t>
                    </m:r>
                  </m:e>
                  <m:sup>
                    <m:r>
                      <w:rPr>
                        <w:rFonts w:ascii="Cambria Math" w:hAnsi="Cambria Math"/>
                      </w:rPr>
                      <m:t>meas</m:t>
                    </m:r>
                  </m:sup>
                </m:sSup>
                <m:r>
                  <m:rPr>
                    <m:sty m:val="p"/>
                  </m:rPr>
                  <w:rPr>
                    <w:rFonts w:ascii="Cambria Math" w:hAnsi="Cambria Math" w:hint="eastAsia"/>
                  </w:rPr>
                  <m:t>∩</m:t>
                </m:r>
                <m:r>
                  <m:rPr>
                    <m:lit/>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j</m:t>
                    </m:r>
                  </m:sub>
                </m:sSub>
                <m:r>
                  <m:rPr>
                    <m:sty m:val="p"/>
                  </m:rPr>
                  <w:rPr>
                    <w:rFonts w:ascii="Cambria Math" w:hAnsi="Cambria Math"/>
                  </w:rPr>
                  <m:t>&gt;0</m:t>
                </m:r>
                <m:r>
                  <m:rPr>
                    <m:lit/>
                    <m:sty m:val="p"/>
                  </m:rPr>
                  <w:rPr>
                    <w:rFonts w:ascii="Cambria Math" w:hAnsi="Cambria Math"/>
                  </w:rPr>
                  <m:t>}</m:t>
                </m:r>
              </m:oMath>
            </m:oMathPara>
          </w:p>
        </w:tc>
        <w:tc>
          <w:tcPr>
            <w:tcW w:w="4086" w:type="dxa"/>
          </w:tcPr>
          <w:p w14:paraId="3903A9F0" w14:textId="77777777" w:rsidR="00896585" w:rsidRPr="0012105E" w:rsidRDefault="00896585" w:rsidP="00896585">
            <w:pPr>
              <w:pStyle w:val="Caption"/>
              <w:numPr>
                <w:ilvl w:val="0"/>
                <w:numId w:val="11"/>
              </w:numPr>
              <w:jc w:val="left"/>
            </w:pPr>
            <w:r w:rsidRPr="002E1638">
              <w:t>Requiring production of all enzymes used by the model.</w:t>
            </w:r>
          </w:p>
        </w:tc>
      </w:tr>
      <w:tr w:rsidR="00896585" w:rsidRPr="002E1638" w14:paraId="453BA220" w14:textId="77777777" w:rsidTr="00464C79">
        <w:trPr>
          <w:trHeight w:val="216"/>
          <w:jc w:val="center"/>
        </w:trPr>
        <w:tc>
          <w:tcPr>
            <w:tcW w:w="5382" w:type="dxa"/>
          </w:tcPr>
          <w:p w14:paraId="4897262C" w14:textId="77777777" w:rsidR="00896585" w:rsidRPr="002E1638" w:rsidRDefault="00896585" w:rsidP="00464C79">
            <w:pPr>
              <w:pStyle w:val="Caption"/>
              <w:jc w:val="center"/>
            </w:pPr>
            <w:r w:rsidRPr="002E1638">
              <w:fldChar w:fldCharType="begin"/>
            </w:r>
            <w:r w:rsidRPr="002E1638">
              <w:instrText xml:space="preserve"> REF _Ref167362958 \r \h  \* MERGEFORMAT </w:instrText>
            </w:r>
            <w:r w:rsidRPr="002E1638">
              <w:fldChar w:fldCharType="separate"/>
            </w:r>
            <w:r>
              <w:t>(1)</w:t>
            </w:r>
            <w:r w:rsidRPr="002E1638">
              <w:fldChar w:fldCharType="end"/>
            </w:r>
            <w:r w:rsidRPr="002E1638">
              <w:t xml:space="preserve"> –</w:t>
            </w:r>
            <w:r>
              <w:t xml:space="preserve"> </w:t>
            </w:r>
            <w:r w:rsidRPr="002E1638">
              <w:fldChar w:fldCharType="begin"/>
            </w:r>
            <w:r w:rsidRPr="002E1638">
              <w:instrText xml:space="preserve"> REF _Ref167362978 \r \h </w:instrText>
            </w:r>
            <w:r w:rsidRPr="002E1638">
              <w:fldChar w:fldCharType="separate"/>
            </w:r>
            <w:r>
              <w:t>(11)</w:t>
            </w:r>
            <w:r w:rsidRPr="002E1638">
              <w:fldChar w:fldCharType="end"/>
            </w:r>
            <w:r>
              <w:t xml:space="preserve">, </w:t>
            </w:r>
            <w:r>
              <w:fldChar w:fldCharType="begin"/>
            </w:r>
            <w:r>
              <w:instrText xml:space="preserve"> REF _Ref193477226 \r \h </w:instrText>
            </w:r>
            <w:r>
              <w:fldChar w:fldCharType="separate"/>
            </w:r>
            <w:r>
              <w:t>(14)</w:t>
            </w:r>
            <w:r>
              <w:fldChar w:fldCharType="end"/>
            </w:r>
            <w:r>
              <w:t xml:space="preserve"> </w:t>
            </w:r>
            <w:r w:rsidRPr="002E1638">
              <w:t xml:space="preserve">– </w:t>
            </w:r>
            <w:r>
              <w:fldChar w:fldCharType="begin"/>
            </w:r>
            <w:r>
              <w:instrText xml:space="preserve"> REF _Ref193464790 \r \h </w:instrText>
            </w:r>
            <w:r>
              <w:fldChar w:fldCharType="separate"/>
            </w:r>
            <w:r>
              <w:t>(15)</w:t>
            </w:r>
            <w:r>
              <w:fldChar w:fldCharType="end"/>
            </w:r>
          </w:p>
        </w:tc>
        <w:tc>
          <w:tcPr>
            <w:tcW w:w="4086" w:type="dxa"/>
          </w:tcPr>
          <w:p w14:paraId="69A049C9" w14:textId="77777777" w:rsidR="00896585" w:rsidRPr="002E1638" w:rsidRDefault="00896585" w:rsidP="00464C79">
            <w:pPr>
              <w:pStyle w:val="Caption"/>
              <w:jc w:val="left"/>
            </w:pPr>
          </w:p>
        </w:tc>
      </w:tr>
    </w:tbl>
    <w:p w14:paraId="1BC77401" w14:textId="77777777" w:rsidR="00896585" w:rsidRPr="002E1638" w:rsidRDefault="00896585" w:rsidP="00896585">
      <w:pPr>
        <w:pStyle w:val="Normalfirstindented"/>
      </w:pPr>
      <w:r>
        <w:t xml:space="preserve">Then, </w:t>
      </w:r>
      <w:r w:rsidRPr="004901E3">
        <w:rPr>
          <w:b/>
        </w:rPr>
        <w:t>Step B</w:t>
      </w:r>
      <w:r>
        <w:rPr>
          <w:b/>
        </w:rPr>
        <w:t>5</w:t>
      </w:r>
      <w:r w:rsidRPr="004901E3">
        <w:t xml:space="preserve"> </w:t>
      </w:r>
      <w:r>
        <w:t xml:space="preserve">minimizes deviations from the </w:t>
      </w:r>
      <m:oMath>
        <m:sSubSup>
          <m:sSubSupPr>
            <m:ctrlPr>
              <w:rPr>
                <w:rFonts w:ascii="Cambria Math" w:hAnsi="Cambria Math"/>
                <w:i/>
              </w:rPr>
            </m:ctrlPr>
          </m:sSubSupPr>
          <m:e>
            <m:r>
              <w:rPr>
                <w:rFonts w:ascii="Cambria Math" w:hAnsi="Cambria Math"/>
              </w:rPr>
              <m:t>k</m:t>
            </m:r>
          </m:e>
          <m:sub>
            <m:r>
              <w:rPr>
                <w:rFonts w:ascii="Cambria Math" w:hAnsi="Cambria Math"/>
              </w:rPr>
              <m:t>app</m:t>
            </m:r>
          </m:sub>
          <m:sup>
            <m:r>
              <w:rPr>
                <w:rFonts w:ascii="Cambria Math" w:hAnsi="Cambria Math"/>
              </w:rPr>
              <m:t>init</m:t>
            </m:r>
          </m:sup>
        </m:sSubSup>
      </m:oMath>
      <w:r>
        <w:t xml:space="preserve"> values, </w:t>
      </w:r>
      <w:r w:rsidRPr="00433679">
        <w:t>forc</w:t>
      </w:r>
      <w:r>
        <w:t xml:space="preserve">ing </w:t>
      </w:r>
      <w:r w:rsidRPr="00433679">
        <w:t>the production of all necessary</w:t>
      </w:r>
      <w:r w:rsidRPr="0012105E">
        <w:t xml:space="preserve"> enzymes needed by the model </w:t>
      </w:r>
      <w:r>
        <w:t xml:space="preserve">while ensuring </w:t>
      </w:r>
      <w:r w:rsidRPr="0012105E">
        <w:t xml:space="preserve">each protein copy </w:t>
      </w:r>
      <w:r>
        <w:t xml:space="preserve">is </w:t>
      </w:r>
      <w:r w:rsidRPr="00433679">
        <w:t>allotted to</w:t>
      </w:r>
      <w:r>
        <w:t xml:space="preserve"> only one enzyme:</w:t>
      </w:r>
    </w:p>
    <w:tbl>
      <w:tblPr>
        <w:tblStyle w:val="TableGrid"/>
        <w:tblW w:w="94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4086"/>
      </w:tblGrid>
      <w:tr w:rsidR="00896585" w:rsidRPr="00D44D7E" w14:paraId="6720C1E6" w14:textId="77777777" w:rsidTr="00464C79">
        <w:trPr>
          <w:jc w:val="center"/>
        </w:trPr>
        <w:tc>
          <w:tcPr>
            <w:tcW w:w="5382" w:type="dxa"/>
          </w:tcPr>
          <w:p w14:paraId="4DB9FDB0" w14:textId="77777777" w:rsidR="00896585" w:rsidRPr="002E1638" w:rsidRDefault="00000000" w:rsidP="00464C79">
            <w:pPr>
              <w:pStyle w:val="Caption"/>
            </w:pPr>
            <m:oMathPara>
              <m:oMath>
                <m:func>
                  <m:funcPr>
                    <m:ctrlPr>
                      <w:rPr>
                        <w:rFonts w:ascii="Cambria Math" w:hAnsi="Cambria Math"/>
                        <w:i/>
                      </w:rPr>
                    </m:ctrlPr>
                  </m:funcPr>
                  <m:fName>
                    <m:r>
                      <m:rPr>
                        <m:sty m:val="p"/>
                      </m:rPr>
                      <w:rPr>
                        <w:rFonts w:ascii="Cambria Math" w:hAnsi="Cambria Math"/>
                      </w:rPr>
                      <m:t>min</m:t>
                    </m:r>
                  </m:fName>
                  <m:e>
                    <m:sSubSup>
                      <m:sSubSupPr>
                        <m:ctrlPr>
                          <w:rPr>
                            <w:rFonts w:ascii="Cambria Math" w:hAnsi="Cambria Math"/>
                            <w:i/>
                          </w:rPr>
                        </m:ctrlPr>
                      </m:sSubSupPr>
                      <m:e>
                        <m:r>
                          <w:rPr>
                            <w:rFonts w:ascii="Cambria Math" w:hAnsi="Cambria Math"/>
                          </w:rPr>
                          <m:t>z</m:t>
                        </m:r>
                      </m:e>
                      <m:sub>
                        <m:r>
                          <w:rPr>
                            <w:rFonts w:ascii="Cambria Math" w:hAnsi="Cambria Math"/>
                          </w:rPr>
                          <m:t>B5</m:t>
                        </m:r>
                      </m:sub>
                      <m:sup>
                        <m:r>
                          <w:rPr>
                            <w:rFonts w:ascii="Cambria Math" w:hAnsi="Cambria Math"/>
                          </w:rPr>
                          <m:t>min</m:t>
                        </m:r>
                      </m:sup>
                    </m:sSubSup>
                    <m:r>
                      <w:rPr>
                        <w:rFonts w:ascii="Cambria Math" w:hAnsi="Cambria Math"/>
                      </w:rPr>
                      <m:t>=</m:t>
                    </m:r>
                    <m:nary>
                      <m:naryPr>
                        <m:chr m:val="∑"/>
                        <m:supHide m:val="1"/>
                        <m:ctrlPr>
                          <w:rPr>
                            <w:rFonts w:ascii="Cambria Math" w:hAnsi="Cambria Math"/>
                          </w:rPr>
                        </m:ctrlPr>
                      </m:naryPr>
                      <m:sub>
                        <m:r>
                          <w:rPr>
                            <w:rFonts w:ascii="Cambria Math" w:hAnsi="Cambria Math"/>
                          </w:rPr>
                          <m:t>j∈J</m:t>
                        </m:r>
                        <m:ctrlPr>
                          <w:rPr>
                            <w:rFonts w:ascii="Cambria Math" w:hAnsi="Cambria Math"/>
                            <w:i/>
                          </w:rPr>
                        </m:ctrlPr>
                      </m:sub>
                      <m:sup>
                        <m:ctrlPr>
                          <w:rPr>
                            <w:rFonts w:ascii="Cambria Math" w:hAnsi="Cambria Math"/>
                            <w:i/>
                          </w:rPr>
                        </m:ctrlPr>
                      </m:sup>
                      <m:e>
                        <m:sSubSup>
                          <m:sSubSupPr>
                            <m:ctrlPr>
                              <w:rPr>
                                <w:rFonts w:ascii="Cambria Math" w:hAnsi="Cambria Math"/>
                                <w:i/>
                              </w:rPr>
                            </m:ctrlPr>
                          </m:sSubSupPr>
                          <m:e>
                            <m:r>
                              <w:rPr>
                                <w:rFonts w:ascii="Cambria Math" w:hAnsi="Cambria Math"/>
                              </w:rPr>
                              <m:t>s</m:t>
                            </m:r>
                          </m:e>
                          <m:sub>
                            <m:r>
                              <w:rPr>
                                <w:rFonts w:ascii="Cambria Math" w:hAnsi="Cambria Math"/>
                              </w:rPr>
                              <m:t>j</m:t>
                            </m:r>
                          </m:sub>
                          <m:sup>
                            <m:r>
                              <w:rPr>
                                <w:rFonts w:ascii="Cambria Math" w:hAnsi="Cambria Math"/>
                              </w:rPr>
                              <m:t>U</m:t>
                            </m:r>
                            <m:sSub>
                              <m:sSubPr>
                                <m:ctrlPr>
                                  <w:rPr>
                                    <w:rFonts w:ascii="Cambria Math" w:hAnsi="Cambria Math"/>
                                    <w:i/>
                                  </w:rPr>
                                </m:ctrlPr>
                              </m:sSubPr>
                              <m:e>
                                <m:r>
                                  <w:rPr>
                                    <w:rFonts w:ascii="Cambria Math" w:hAnsi="Cambria Math"/>
                                  </w:rPr>
                                  <m:t>B</m:t>
                                </m:r>
                              </m:e>
                              <m:sub>
                                <m:r>
                                  <w:rPr>
                                    <w:rFonts w:ascii="Cambria Math" w:hAnsi="Cambria Math"/>
                                  </w:rPr>
                                  <m:t>enzload</m:t>
                                </m:r>
                              </m:sub>
                            </m:sSub>
                          </m:sup>
                        </m:sSubSup>
                        <m:r>
                          <w:rPr>
                            <w:rFonts w:ascii="Cambria Math" w:hAnsi="Cambria Math"/>
                          </w:rPr>
                          <m:t>+</m:t>
                        </m:r>
                        <m:ctrlPr>
                          <w:rPr>
                            <w:rFonts w:ascii="Cambria Math" w:hAnsi="Cambria Math"/>
                            <w:i/>
                          </w:rPr>
                        </m:ctrlPr>
                      </m:e>
                    </m:nary>
                  </m:e>
                </m:func>
                <m:sSubSup>
                  <m:sSubSupPr>
                    <m:ctrlPr>
                      <w:rPr>
                        <w:rFonts w:ascii="Cambria Math" w:hAnsi="Cambria Math"/>
                        <w:i/>
                      </w:rPr>
                    </m:ctrlPr>
                  </m:sSubSupPr>
                  <m:e>
                    <m:r>
                      <w:rPr>
                        <w:rFonts w:ascii="Cambria Math" w:hAnsi="Cambria Math"/>
                      </w:rPr>
                      <m:t>s</m:t>
                    </m:r>
                  </m:e>
                  <m:sub>
                    <m:r>
                      <w:rPr>
                        <w:rFonts w:ascii="Cambria Math" w:hAnsi="Cambria Math"/>
                      </w:rPr>
                      <m:t>j</m:t>
                    </m:r>
                  </m:sub>
                  <m:sup>
                    <m:r>
                      <w:rPr>
                        <w:rFonts w:ascii="Cambria Math" w:hAnsi="Cambria Math"/>
                      </w:rPr>
                      <m:t>L</m:t>
                    </m:r>
                    <m:sSub>
                      <m:sSubPr>
                        <m:ctrlPr>
                          <w:rPr>
                            <w:rFonts w:ascii="Cambria Math" w:hAnsi="Cambria Math"/>
                            <w:i/>
                          </w:rPr>
                        </m:ctrlPr>
                      </m:sSubPr>
                      <m:e>
                        <m:r>
                          <w:rPr>
                            <w:rFonts w:ascii="Cambria Math" w:hAnsi="Cambria Math"/>
                          </w:rPr>
                          <m:t>B</m:t>
                        </m:r>
                      </m:e>
                      <m:sub>
                        <m:r>
                          <w:rPr>
                            <w:rFonts w:ascii="Cambria Math" w:hAnsi="Cambria Math"/>
                          </w:rPr>
                          <m:t>enzload</m:t>
                        </m:r>
                      </m:sub>
                    </m:sSub>
                  </m:sup>
                </m:sSubSup>
                <m:r>
                  <m:rPr>
                    <m:sty m:val="p"/>
                  </m:rPr>
                  <w:rPr>
                    <w:rFonts w:ascii="Cambria Math" w:hAnsi="Cambria Math"/>
                  </w:rPr>
                  <w:br/>
                </m:r>
              </m:oMath>
              <m:oMath>
                <m:r>
                  <w:rPr>
                    <w:rFonts w:ascii="Cambria Math" w:hAnsi="Cambria Math"/>
                  </w:rPr>
                  <m:t>s.t.</m:t>
                </m:r>
              </m:oMath>
            </m:oMathPara>
          </w:p>
        </w:tc>
        <w:tc>
          <w:tcPr>
            <w:tcW w:w="4086" w:type="dxa"/>
          </w:tcPr>
          <w:p w14:paraId="73463308" w14:textId="10ABDFA5" w:rsidR="00896585" w:rsidRPr="002E1638" w:rsidRDefault="0009431B" w:rsidP="00464C79">
            <w:pPr>
              <w:pStyle w:val="Caption"/>
              <w:jc w:val="left"/>
            </w:pPr>
            <w:r>
              <w:rPr>
                <w:b/>
              </w:rPr>
              <w:t>(</w:t>
            </w:r>
            <w:r w:rsidR="00896585" w:rsidRPr="002E1638">
              <w:rPr>
                <w:b/>
              </w:rPr>
              <w:t>Step B</w:t>
            </w:r>
            <w:r>
              <w:rPr>
                <w:b/>
              </w:rPr>
              <w:t>5)</w:t>
            </w:r>
          </w:p>
        </w:tc>
      </w:tr>
      <w:tr w:rsidR="00896585" w:rsidRPr="00D44D7E" w14:paraId="6591BD20" w14:textId="77777777" w:rsidTr="00464C79">
        <w:trPr>
          <w:jc w:val="center"/>
        </w:trPr>
        <w:tc>
          <w:tcPr>
            <w:tcW w:w="5382" w:type="dxa"/>
          </w:tcPr>
          <w:p w14:paraId="6EBB8877" w14:textId="77777777" w:rsidR="00896585" w:rsidRPr="002E1638" w:rsidRDefault="00896585" w:rsidP="00464C79">
            <w:pPr>
              <w:pStyle w:val="Caption"/>
              <w:jc w:val="center"/>
            </w:pPr>
            <w:r w:rsidRPr="002E1638">
              <w:fldChar w:fldCharType="begin"/>
            </w:r>
            <w:r w:rsidRPr="002E1638">
              <w:instrText xml:space="preserve"> REF _Ref167362958 \r \h  \* MERGEFORMAT </w:instrText>
            </w:r>
            <w:r w:rsidRPr="002E1638">
              <w:fldChar w:fldCharType="separate"/>
            </w:r>
            <w:r>
              <w:t>(1)</w:t>
            </w:r>
            <w:r w:rsidRPr="002E1638">
              <w:fldChar w:fldCharType="end"/>
            </w:r>
            <w:r w:rsidRPr="002E1638">
              <w:t xml:space="preserve"> –</w:t>
            </w:r>
            <w:r>
              <w:t xml:space="preserve"> </w:t>
            </w:r>
            <w:r w:rsidRPr="002E1638">
              <w:fldChar w:fldCharType="begin"/>
            </w:r>
            <w:r w:rsidRPr="002E1638">
              <w:instrText xml:space="preserve"> REF _Ref167362978 \r \h </w:instrText>
            </w:r>
            <w:r w:rsidRPr="002E1638">
              <w:fldChar w:fldCharType="separate"/>
            </w:r>
            <w:r>
              <w:t>(11)</w:t>
            </w:r>
            <w:r w:rsidRPr="002E1638">
              <w:fldChar w:fldCharType="end"/>
            </w:r>
            <w:r>
              <w:t xml:space="preserve">, </w:t>
            </w:r>
            <w:r>
              <w:fldChar w:fldCharType="begin"/>
            </w:r>
            <w:r>
              <w:instrText xml:space="preserve"> REF _Ref193477226 \r \h </w:instrText>
            </w:r>
            <w:r>
              <w:fldChar w:fldCharType="separate"/>
            </w:r>
            <w:r>
              <w:t>(14)</w:t>
            </w:r>
            <w:r>
              <w:fldChar w:fldCharType="end"/>
            </w:r>
            <w:r>
              <w:t xml:space="preserve"> </w:t>
            </w:r>
            <w:r w:rsidRPr="002E1638">
              <w:t xml:space="preserve">– </w:t>
            </w:r>
            <w:r>
              <w:fldChar w:fldCharType="begin"/>
            </w:r>
            <w:r>
              <w:instrText xml:space="preserve"> REF _Ref193464790 \r \h </w:instrText>
            </w:r>
            <w:r>
              <w:fldChar w:fldCharType="separate"/>
            </w:r>
            <w:r>
              <w:t>(15)</w:t>
            </w:r>
            <w:r>
              <w:fldChar w:fldCharType="end"/>
            </w:r>
            <w:r>
              <w:t xml:space="preserve">, </w:t>
            </w:r>
            <w:r>
              <w:fldChar w:fldCharType="begin"/>
            </w:r>
            <w:r>
              <w:instrText xml:space="preserve"> REF _Ref193477207 \r \h </w:instrText>
            </w:r>
            <w:r>
              <w:fldChar w:fldCharType="separate"/>
            </w:r>
            <w:r>
              <w:t>(17)</w:t>
            </w:r>
            <w:r>
              <w:fldChar w:fldCharType="end"/>
            </w:r>
            <w:r>
              <w:t xml:space="preserve"> </w:t>
            </w:r>
            <w:r w:rsidRPr="002E1638">
              <w:t>– (19)</w:t>
            </w:r>
          </w:p>
        </w:tc>
        <w:tc>
          <w:tcPr>
            <w:tcW w:w="4086" w:type="dxa"/>
          </w:tcPr>
          <w:p w14:paraId="2B6F3D5C" w14:textId="77777777" w:rsidR="00896585" w:rsidRPr="002E1638" w:rsidRDefault="00896585" w:rsidP="00464C79">
            <w:pPr>
              <w:pStyle w:val="Caption"/>
              <w:jc w:val="left"/>
            </w:pPr>
          </w:p>
        </w:tc>
      </w:tr>
      <w:tr w:rsidR="00896585" w:rsidRPr="00D44D7E" w14:paraId="1E9C47F4" w14:textId="77777777" w:rsidTr="00464C79">
        <w:trPr>
          <w:jc w:val="center"/>
        </w:trPr>
        <w:tc>
          <w:tcPr>
            <w:tcW w:w="5382" w:type="dxa"/>
          </w:tcPr>
          <w:p w14:paraId="23115223" w14:textId="77777777" w:rsidR="00896585" w:rsidRPr="0012105E" w:rsidRDefault="00000000" w:rsidP="00464C79">
            <w:pPr>
              <w:pStyle w:val="Caption"/>
              <w:rPr>
                <w:rFonts w:eastAsia="Yu Mincho"/>
              </w:rPr>
            </w:pPr>
            <m:oMathPara>
              <m:oMath>
                <m:nary>
                  <m:naryPr>
                    <m:chr m:val="∑"/>
                    <m:supHide m:val="1"/>
                    <m:ctrlPr>
                      <w:rPr>
                        <w:rFonts w:ascii="Cambria Math" w:hAnsi="Cambria Math"/>
                      </w:rPr>
                    </m:ctrlPr>
                  </m:naryPr>
                  <m:sub>
                    <m:r>
                      <w:rPr>
                        <w:rFonts w:ascii="Cambria Math" w:hAnsi="Cambria Math"/>
                      </w:rPr>
                      <m:t>pro∈Pro</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pro</m:t>
                        </m:r>
                      </m:sub>
                    </m:sSub>
                    <m:sSubSup>
                      <m:sSubSupPr>
                        <m:ctrlPr>
                          <w:rPr>
                            <w:rFonts w:ascii="Cambria Math" w:hAnsi="Cambria Math"/>
                            <w:i/>
                          </w:rPr>
                        </m:ctrlPr>
                      </m:sSubSupPr>
                      <m:e>
                        <m:r>
                          <w:rPr>
                            <w:rFonts w:ascii="Cambria Math" w:hAnsi="Cambria Math"/>
                          </w:rPr>
                          <m:t>ν</m:t>
                        </m:r>
                      </m:e>
                      <m:sub>
                        <m:r>
                          <w:rPr>
                            <w:rFonts w:ascii="Cambria Math" w:hAnsi="Cambria Math"/>
                          </w:rPr>
                          <m:t>pro</m:t>
                        </m:r>
                      </m:sub>
                      <m:sup>
                        <m:r>
                          <w:rPr>
                            <w:rFonts w:ascii="Cambria Math" w:hAnsi="Cambria Math"/>
                          </w:rPr>
                          <m:t>prowaste</m:t>
                        </m:r>
                      </m:sup>
                    </m:sSubSup>
                    <m:ctrlPr>
                      <w:rPr>
                        <w:rFonts w:ascii="Cambria Math" w:hAnsi="Cambria Math"/>
                        <w:i/>
                      </w:rPr>
                    </m:ctrlPr>
                  </m:e>
                </m:nary>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B4</m:t>
                    </m:r>
                  </m:sub>
                  <m:sup>
                    <m:r>
                      <w:rPr>
                        <w:rFonts w:ascii="Cambria Math" w:hAnsi="Cambria Math"/>
                      </w:rPr>
                      <m:t>min</m:t>
                    </m:r>
                  </m:sup>
                </m:sSubSup>
              </m:oMath>
            </m:oMathPara>
          </w:p>
        </w:tc>
        <w:tc>
          <w:tcPr>
            <w:tcW w:w="4086" w:type="dxa"/>
          </w:tcPr>
          <w:p w14:paraId="6A88D690" w14:textId="77777777" w:rsidR="00896585" w:rsidRPr="0012105E" w:rsidRDefault="00896585" w:rsidP="00896585">
            <w:pPr>
              <w:pStyle w:val="Caption"/>
              <w:numPr>
                <w:ilvl w:val="0"/>
                <w:numId w:val="11"/>
              </w:numPr>
              <w:jc w:val="left"/>
            </w:pPr>
            <w:r w:rsidRPr="008E7307">
              <w:rPr>
                <w:color w:val="000000"/>
              </w:rPr>
              <w:t>Enforcing Step B4’s solution.</w:t>
            </w:r>
          </w:p>
        </w:tc>
      </w:tr>
    </w:tbl>
    <w:p w14:paraId="5E64B383" w14:textId="20132DC1" w:rsidR="00896585" w:rsidRPr="002E1638" w:rsidRDefault="00896585" w:rsidP="00E60A77">
      <w:pPr>
        <w:pStyle w:val="Normalfirstindented"/>
        <w:ind w:firstLine="0"/>
      </w:pPr>
      <w:r w:rsidRPr="002E1638">
        <w:t xml:space="preserve">Since this step now requires making proteins for non-spontaneous </w:t>
      </w:r>
      <m:oMath>
        <m:sSubSup>
          <m:sSubSupPr>
            <m:ctrlPr>
              <w:rPr>
                <w:rFonts w:ascii="Cambria Math" w:hAnsi="Cambria Math"/>
                <w:i/>
              </w:rPr>
            </m:ctrlPr>
          </m:sSubSupPr>
          <m:e>
            <m:r>
              <w:rPr>
                <w:rFonts w:ascii="Cambria Math" w:hAnsi="Cambria Math"/>
              </w:rPr>
              <m:t>J</m:t>
            </m:r>
          </m:e>
          <m:sub>
            <m:r>
              <w:rPr>
                <w:rFonts w:ascii="Cambria Math" w:hAnsi="Cambria Math"/>
              </w:rPr>
              <m:t>Ess</m:t>
            </m:r>
          </m:sub>
          <m:sup>
            <m:r>
              <w:rPr>
                <w:rFonts w:ascii="Cambria Math" w:hAnsi="Cambria Math"/>
              </w:rPr>
              <m:t>NP</m:t>
            </m:r>
          </m:sup>
        </m:sSubSup>
      </m:oMath>
      <w:r w:rsidRPr="002E1638">
        <w:t xml:space="preserve"> reactions, and thus the metabolites needed to produce them, </w:t>
      </w:r>
      <w:r>
        <w:t xml:space="preserve">the model may need to use additional reactions and/or increase its fluxes through ones it already uses. Thus, </w:t>
      </w:r>
      <w:r w:rsidRPr="009620FC">
        <w:rPr>
          <w:b/>
          <w:bCs/>
        </w:rPr>
        <w:t>Steps B1.</w:t>
      </w:r>
      <w:r w:rsidR="008738E6">
        <w:rPr>
          <w:b/>
          <w:bCs/>
        </w:rPr>
        <w:t>5</w:t>
      </w:r>
      <w:r>
        <w:t>–</w:t>
      </w:r>
      <w:r w:rsidRPr="009620FC">
        <w:rPr>
          <w:b/>
          <w:bCs/>
        </w:rPr>
        <w:t>B3</w:t>
      </w:r>
      <w:r w:rsidRPr="002E1638">
        <w:t xml:space="preserve"> are rerun while enforcing </w:t>
      </w:r>
      <w:r w:rsidRPr="008E7307">
        <w:rPr>
          <w:color w:val="000000"/>
        </w:rPr>
        <w:t>the optimal objective values from B4 and B5.</w:t>
      </w:r>
      <w:r w:rsidRPr="002E1638">
        <w:t xml:space="preserve"> The resulting metabolic and enzyme synthesis fluxes were used to calculate k</w:t>
      </w:r>
      <w:r w:rsidRPr="002E1638">
        <w:rPr>
          <w:vertAlign w:val="subscript"/>
        </w:rPr>
        <w:t>app</w:t>
      </w:r>
      <w:r w:rsidRPr="002E1638">
        <w:t xml:space="preserve"> values. The method for doing so is largely identical to the one used in scRBA’s original release </w:t>
      </w:r>
      <w:r w:rsidRPr="002E1638">
        <w:fldChar w:fldCharType="begin">
          <w:fldData xml:space="preserve">PEVuZE5vdGU+PENpdGU+PEF1dGhvcj5EaW5oPC9BdXRob3I+PFllYXI+MjAyMzwvWWVhcj48UmVj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</w:fldData>
        </w:fldChar>
      </w:r>
      <w:r w:rsidR="000A3F53">
        <w:instrText xml:space="preserve"> ADDIN EN.CITE </w:instrText>
      </w:r>
      <w:r w:rsidR="000A3F53">
        <w:fldChar w:fldCharType="begin">
          <w:fldData xml:space="preserve">PEVuZE5vdGU+PENpdGU+PEF1dGhvcj5EaW5oPC9BdXRob3I+PFllYXI+MjAyMzwvWWVhcj48UmVj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</w:fldData>
        </w:fldChar>
      </w:r>
      <w:r w:rsidR="000A3F53">
        <w:instrText xml:space="preserve"> ADDIN EN.CITE.DATA </w:instrText>
      </w:r>
      <w:r w:rsidR="000A3F53">
        <w:fldChar w:fldCharType="end"/>
      </w:r>
      <w:r w:rsidRPr="002E1638">
        <w:fldChar w:fldCharType="separate"/>
      </w:r>
      <w:r w:rsidR="000A3F53">
        <w:rPr>
          <w:noProof/>
        </w:rPr>
        <w:t>(Dinh and Maranas, 2023)</w:t>
      </w:r>
      <w:r w:rsidRPr="002E1638">
        <w:fldChar w:fldCharType="end"/>
      </w:r>
      <w:r w:rsidRPr="002E1638">
        <w:t>. However, in that release, the median k</w:t>
      </w:r>
      <w:r w:rsidRPr="002E1638">
        <w:rPr>
          <w:vertAlign w:val="subscript"/>
        </w:rPr>
        <w:t>app</w:t>
      </w:r>
      <w:r w:rsidRPr="002E1638">
        <w:t xml:space="preserve"> </w:t>
      </w:r>
      <w:r w:rsidRPr="002E1638">
        <w:lastRenderedPageBreak/>
        <w:t xml:space="preserve">value was assigned to any reactions with zero flux through either themselves or synthesis of their respective enzymes. This resulted in enzymes with measured subunits (i.e., in set </w:t>
      </w:r>
      <m:oMath>
        <m:r>
          <w:rPr>
            <w:rFonts w:ascii="Cambria Math" w:hAnsi="Cambria Math"/>
          </w:rPr>
          <m:t>En</m:t>
        </m:r>
        <m:sSup>
          <m:sSupPr>
            <m:ctrlPr>
              <w:rPr>
                <w:rFonts w:ascii="Cambria Math" w:hAnsi="Cambria Math"/>
                <w:i/>
              </w:rPr>
            </m:ctrlPr>
          </m:sSupPr>
          <m:e>
            <m:r>
              <w:rPr>
                <w:rFonts w:ascii="Cambria Math" w:hAnsi="Cambria Math"/>
              </w:rPr>
              <m:t>z</m:t>
            </m:r>
          </m:e>
          <m:sup>
            <m:r>
              <w:rPr>
                <w:rFonts w:ascii="Cambria Math" w:hAnsi="Cambria Math"/>
              </w:rPr>
              <m:t>meas</m:t>
            </m:r>
          </m:sup>
        </m:sSup>
      </m:oMath>
      <w:r w:rsidRPr="002E1638">
        <w:t>) having lower k</w:t>
      </w:r>
      <w:r w:rsidRPr="002E1638">
        <w:rPr>
          <w:vertAlign w:val="subscript"/>
        </w:rPr>
        <w:t>app</w:t>
      </w:r>
      <w:r w:rsidRPr="002E1638">
        <w:t xml:space="preserve"> values than isozymes without them when the former had k</w:t>
      </w:r>
      <w:r w:rsidRPr="002E1638">
        <w:rPr>
          <w:vertAlign w:val="subscript"/>
        </w:rPr>
        <w:t>app</w:t>
      </w:r>
      <w:r w:rsidRPr="002E1638">
        <w:t xml:space="preserve"> values below the median, encouraging the model to rely less on enzymes using measured proteins. To reduce this risk, if an enzyme has isozymes in set</w:t>
      </w:r>
      <m:oMath>
        <m:r>
          <w:rPr>
            <w:rFonts w:ascii="Cambria Math" w:hAnsi="Cambria Math"/>
          </w:rPr>
          <m:t xml:space="preserve"> En</m:t>
        </m:r>
        <m:sSup>
          <m:sSupPr>
            <m:ctrlPr>
              <w:rPr>
                <w:rFonts w:ascii="Cambria Math" w:hAnsi="Cambria Math"/>
                <w:i/>
              </w:rPr>
            </m:ctrlPr>
          </m:sSupPr>
          <m:e>
            <m:r>
              <w:rPr>
                <w:rFonts w:ascii="Cambria Math" w:hAnsi="Cambria Math"/>
              </w:rPr>
              <m:t>z</m:t>
            </m:r>
          </m:e>
          <m:sup>
            <m:r>
              <w:rPr>
                <w:rFonts w:ascii="Cambria Math" w:hAnsi="Cambria Math"/>
              </w:rPr>
              <m:t>meas</m:t>
            </m:r>
          </m:sup>
        </m:sSup>
        <m:r>
          <m:rPr>
            <m:sty m:val="p"/>
          </m:rPr>
          <w:rPr>
            <w:rFonts w:ascii="Cambria Math" w:hAnsi="Cambria Math" w:hint="eastAsia"/>
          </w:rPr>
          <m:t>∩</m:t>
        </m:r>
        <m:r>
          <m:rPr>
            <m:lit/>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j</m:t>
            </m:r>
          </m:sub>
        </m:sSub>
        <m:r>
          <m:rPr>
            <m:sty m:val="p"/>
          </m:rPr>
          <w:rPr>
            <w:rFonts w:ascii="Cambria Math" w:hAnsi="Cambria Math"/>
          </w:rPr>
          <m:t>&gt;0</m:t>
        </m:r>
        <m:r>
          <m:rPr>
            <m:lit/>
            <m:sty m:val="p"/>
          </m:rPr>
          <w:rPr>
            <w:rFonts w:ascii="Cambria Math" w:hAnsi="Cambria Math"/>
          </w:rPr>
          <m:t>}</m:t>
        </m:r>
      </m:oMath>
      <w:r w:rsidRPr="002E1638">
        <w:t>, its k</w:t>
      </w:r>
      <w:r w:rsidRPr="002E1638">
        <w:rPr>
          <w:vertAlign w:val="subscript"/>
        </w:rPr>
        <w:t>app</w:t>
      </w:r>
      <w:r w:rsidRPr="002E1638">
        <w:t xml:space="preserve"> is assigned to the lowest k</w:t>
      </w:r>
      <w:r w:rsidRPr="002E1638">
        <w:rPr>
          <w:vertAlign w:val="subscript"/>
        </w:rPr>
        <w:t>app</w:t>
      </w:r>
      <w:r w:rsidRPr="002E1638">
        <w:t xml:space="preserve"> among them or the median k</w:t>
      </w:r>
      <w:r w:rsidRPr="002E1638">
        <w:rPr>
          <w:vertAlign w:val="subscript"/>
        </w:rPr>
        <w:t>app</w:t>
      </w:r>
      <w:r w:rsidRPr="002E1638">
        <w:t>, whichever is lower.</w:t>
      </w:r>
    </w:p>
    <w:p w14:paraId="2D9EA87C" w14:textId="13877CFF" w:rsidR="00780F8D" w:rsidRDefault="0017632A" w:rsidP="0017632A">
      <w:pPr>
        <w:pStyle w:val="Heading1withoutnumber"/>
        <w:numPr>
          <w:ilvl w:val="0"/>
          <w:numId w:val="2"/>
        </w:numPr>
      </w:pPr>
      <w:r>
        <w:t>References</w:t>
      </w:r>
    </w:p>
    <w:p w14:paraId="6509904B" w14:textId="77777777" w:rsidR="00E8799B" w:rsidRPr="00E8799B" w:rsidRDefault="00780F8D" w:rsidP="00E8799B">
      <w:pPr>
        <w:pStyle w:val="EndNoteBibliography"/>
        <w:ind w:left="720" w:hanging="720"/>
      </w:pPr>
      <w:r>
        <w:fldChar w:fldCharType="begin"/>
      </w:r>
      <w:r>
        <w:instrText xml:space="preserve"> ADDIN EN.REFLIST </w:instrText>
      </w:r>
      <w:r>
        <w:fldChar w:fldCharType="separate"/>
      </w:r>
      <w:r w:rsidR="00E8799B" w:rsidRPr="00E8799B">
        <w:t>Adamczyk, P. A., Coradetti, S. T., Gladden, J. M., 2023. Non-canonical d-xylose and l-arabinose metabolism via d-arabitol in the oleaginous yeast Rhodosporidium toruloides. Microb Cell Fact. 22</w:t>
      </w:r>
      <w:r w:rsidR="00E8799B" w:rsidRPr="00E8799B">
        <w:rPr>
          <w:b/>
        </w:rPr>
        <w:t>,</w:t>
      </w:r>
      <w:r w:rsidR="00E8799B" w:rsidRPr="00E8799B">
        <w:t xml:space="preserve"> 145.</w:t>
      </w:r>
    </w:p>
    <w:p w14:paraId="62F1605E" w14:textId="77777777" w:rsidR="00E8799B" w:rsidRPr="00E8799B" w:rsidRDefault="00E8799B" w:rsidP="00E8799B">
      <w:pPr>
        <w:pStyle w:val="EndNoteBibliography"/>
        <w:ind w:left="720" w:hanging="720"/>
      </w:pPr>
      <w:r w:rsidRPr="00E8799B">
        <w:t>Dinh, H. V., Maranas, C. D., 2023. Evaluating proteome allocation of Saccharomyces cerevisiae phenotypes with resource balance analysis. Metab Eng. 77</w:t>
      </w:r>
      <w:r w:rsidRPr="00E8799B">
        <w:rPr>
          <w:b/>
        </w:rPr>
        <w:t>,</w:t>
      </w:r>
      <w:r w:rsidRPr="00E8799B">
        <w:t xml:space="preserve"> 242-255.</w:t>
      </w:r>
    </w:p>
    <w:p w14:paraId="6644C092" w14:textId="77777777" w:rsidR="00E8799B" w:rsidRPr="00E8799B" w:rsidRDefault="00E8799B" w:rsidP="00E8799B">
      <w:pPr>
        <w:pStyle w:val="EndNoteBibliography"/>
        <w:ind w:left="720" w:hanging="720"/>
      </w:pPr>
      <w:r w:rsidRPr="00E8799B">
        <w:t>Dinh, H. V., Suthers, P. F., Chan, S. H. J., Shen, Y., Xiao, T., Deewan, A., Jagtap, S. S., Zhao, H., Rao, C. V., Rabinowitz, J. D., Maranas, C. D., 2019. A comprehensive genome-scale model for Rhodosporidium toruloides IFO0880 accounting for functional genomics and phenotypic data. Metab Eng Commun. 9</w:t>
      </w:r>
      <w:r w:rsidRPr="00E8799B">
        <w:rPr>
          <w:b/>
        </w:rPr>
        <w:t>,</w:t>
      </w:r>
      <w:r w:rsidRPr="00E8799B">
        <w:t xml:space="preserve"> e00101.</w:t>
      </w:r>
    </w:p>
    <w:p w14:paraId="15FCD0BA" w14:textId="77777777" w:rsidR="00E8799B" w:rsidRPr="00E8799B" w:rsidRDefault="00E8799B" w:rsidP="00E8799B">
      <w:pPr>
        <w:pStyle w:val="EndNoteBibliography"/>
        <w:ind w:left="720" w:hanging="720"/>
      </w:pPr>
      <w:r w:rsidRPr="00E8799B">
        <w:t>Iida, H., Yahara, I., 1985. Yeast heat-shock protein of Mr 48,000 is an isoprotein of enolase. Nature. 315</w:t>
      </w:r>
      <w:r w:rsidRPr="00E8799B">
        <w:rPr>
          <w:b/>
        </w:rPr>
        <w:t>,</w:t>
      </w:r>
      <w:r w:rsidRPr="00E8799B">
        <w:t xml:space="preserve"> 688-690.</w:t>
      </w:r>
    </w:p>
    <w:p w14:paraId="35CF9718" w14:textId="77777777" w:rsidR="00E8799B" w:rsidRPr="00E8799B" w:rsidRDefault="00E8799B" w:rsidP="00E8799B">
      <w:pPr>
        <w:pStyle w:val="EndNoteBibliography"/>
        <w:ind w:left="720" w:hanging="720"/>
      </w:pPr>
      <w:r w:rsidRPr="00E8799B">
        <w:t>Jagtap, S. S., Deewan, A., Liu, J.-J., Walukiewicz, H. E., Yun, E. J., Jin, Y.-S., Rao, C. V., 2021. Integrating transcriptomic and metabolomic analysis of the oleaginous yeast Rhodosporidium toruloides IFO0880 during growth under different carbon sources. Appl Microbiol Biot. 105</w:t>
      </w:r>
      <w:r w:rsidRPr="00E8799B">
        <w:rPr>
          <w:b/>
        </w:rPr>
        <w:t>,</w:t>
      </w:r>
      <w:r w:rsidRPr="00E8799B">
        <w:t xml:space="preserve"> 7411-7425.</w:t>
      </w:r>
    </w:p>
    <w:p w14:paraId="14F21914" w14:textId="77777777" w:rsidR="00E8799B" w:rsidRPr="00E8799B" w:rsidRDefault="00E8799B" w:rsidP="00E8799B">
      <w:pPr>
        <w:pStyle w:val="EndNoteBibliography"/>
        <w:ind w:left="720" w:hanging="720"/>
      </w:pPr>
      <w:r w:rsidRPr="00E8799B">
        <w:t>King, Z. A., Dräger, A., Ebrahim, A., Sonnenschein, N., Lewis, N. E., Palsson, B. O., 2015. Escher: A Web Application for Building, Sharing, and Embedding Data-Rich Visualizations of Biological Pathways. PLOS Computational Biology. 11</w:t>
      </w:r>
      <w:r w:rsidRPr="00E8799B">
        <w:rPr>
          <w:b/>
        </w:rPr>
        <w:t>,</w:t>
      </w:r>
      <w:r w:rsidRPr="00E8799B">
        <w:t xml:space="preserve"> e1004321.</w:t>
      </w:r>
    </w:p>
    <w:p w14:paraId="591DBD22" w14:textId="77777777" w:rsidR="00E8799B" w:rsidRPr="00E8799B" w:rsidRDefault="00E8799B" w:rsidP="00E8799B">
      <w:pPr>
        <w:pStyle w:val="EndNoteBibliography"/>
        <w:ind w:left="720" w:hanging="720"/>
      </w:pPr>
      <w:r w:rsidRPr="00E8799B">
        <w:t>Papini, M., Nookaew, I., Siewers, V., Nielsen, J., 2012. Physiological characterization of recombinant Saccharomyces cerevisiae expressing the Aspergillus nidulans phosphoketolase pathway: validation of activity through 13C-based metabolic flux analysis. Appl Microbiol Biot. 95</w:t>
      </w:r>
      <w:r w:rsidRPr="00E8799B">
        <w:rPr>
          <w:b/>
        </w:rPr>
        <w:t>,</w:t>
      </w:r>
      <w:r w:rsidRPr="00E8799B">
        <w:t xml:space="preserve"> 1001-1010.</w:t>
      </w:r>
    </w:p>
    <w:p w14:paraId="72A9AE4B" w14:textId="1B0CE79A" w:rsidR="000C600F" w:rsidRDefault="00780F8D">
      <w:r>
        <w:fldChar w:fldCharType="end"/>
      </w:r>
    </w:p>
    <w:sectPr w:rsidR="000C60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0CD0"/>
    <w:multiLevelType w:val="hybridMultilevel"/>
    <w:tmpl w:val="AF5AB5F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E36641D"/>
    <w:multiLevelType w:val="multilevel"/>
    <w:tmpl w:val="F9746128"/>
    <w:styleLink w:val="CurrentList2"/>
    <w:lvl w:ilvl="0">
      <w:start w:val="1"/>
      <w:numFmt w:val="decimal"/>
      <w:lvlText w:val="Supplementary File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1BC1206"/>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36B239D"/>
    <w:multiLevelType w:val="hybridMultilevel"/>
    <w:tmpl w:val="58F2D0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464E23"/>
    <w:multiLevelType w:val="hybridMultilevel"/>
    <w:tmpl w:val="9446BD12"/>
    <w:lvl w:ilvl="0" w:tplc="FFFFFFFF">
      <w:start w:val="1"/>
      <w:numFmt w:val="decimal"/>
      <w:lvlText w:val="Supplementary Figure %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64E5558"/>
    <w:multiLevelType w:val="hybridMultilevel"/>
    <w:tmpl w:val="B7B2CE60"/>
    <w:lvl w:ilvl="0" w:tplc="DC844D9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FCB75BA"/>
    <w:multiLevelType w:val="hybridMultilevel"/>
    <w:tmpl w:val="2A1A979C"/>
    <w:lvl w:ilvl="0" w:tplc="84BA4172">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28603C"/>
    <w:multiLevelType w:val="hybridMultilevel"/>
    <w:tmpl w:val="4D4A7C96"/>
    <w:lvl w:ilvl="0" w:tplc="FF342610">
      <w:start w:val="1"/>
      <w:numFmt w:val="decimal"/>
      <w:lvlText w:val="Supplementary Data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99360A"/>
    <w:multiLevelType w:val="multilevel"/>
    <w:tmpl w:val="A5785B5C"/>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2CD535A9"/>
    <w:multiLevelType w:val="multilevel"/>
    <w:tmpl w:val="D9B0D31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D607223"/>
    <w:multiLevelType w:val="multilevel"/>
    <w:tmpl w:val="E27EACA4"/>
    <w:styleLink w:val="CurrentList6"/>
    <w:lvl w:ilvl="0">
      <w:start w:val="1"/>
      <w:numFmt w:val="decimal"/>
      <w:lvlText w:val="%1"/>
      <w:lvlJc w:val="left"/>
      <w:pPr>
        <w:ind w:left="432" w:hanging="432"/>
      </w:pPr>
      <w:rPr>
        <w:u w:val="single"/>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30FF71D9"/>
    <w:multiLevelType w:val="multilevel"/>
    <w:tmpl w:val="78F49C38"/>
    <w:lvl w:ilvl="0">
      <w:start w:val="1"/>
      <w:numFmt w:val="decimal"/>
      <w:lvlText w:val="%1."/>
      <w:lvlJc w:val="left"/>
      <w:pPr>
        <w:ind w:left="360" w:hanging="360"/>
      </w:pPr>
      <w:rPr>
        <w:rFonts w:hint="default"/>
        <w:u w:val="single"/>
      </w:rPr>
    </w:lvl>
    <w:lvl w:ilvl="1">
      <w:start w:val="1"/>
      <w:numFmt w:val="decimal"/>
      <w:lvlText w:val="%1.%2."/>
      <w:lvlJc w:val="left"/>
      <w:pPr>
        <w:ind w:left="360" w:firstLine="0"/>
      </w:pPr>
      <w:rPr>
        <w:rFonts w:hint="default"/>
      </w:rPr>
    </w:lvl>
    <w:lvl w:ilvl="2">
      <w:start w:val="1"/>
      <w:numFmt w:val="decimal"/>
      <w:lvlText w:val="%1.%2.%3."/>
      <w:lvlJc w:val="left"/>
      <w:pPr>
        <w:ind w:left="360" w:firstLine="360"/>
      </w:pPr>
      <w:rPr>
        <w:rFonts w:hint="default"/>
      </w:rPr>
    </w:lvl>
    <w:lvl w:ilvl="3">
      <w:start w:val="1"/>
      <w:numFmt w:val="decimal"/>
      <w:lvlText w:val="%1.%2.%3.%4."/>
      <w:lvlJc w:val="left"/>
      <w:pPr>
        <w:ind w:left="360" w:firstLine="720"/>
      </w:pPr>
      <w:rPr>
        <w:rFonts w:hint="default"/>
      </w:rPr>
    </w:lvl>
    <w:lvl w:ilvl="4">
      <w:start w:val="1"/>
      <w:numFmt w:val="decimal"/>
      <w:lvlText w:val="%1.%2.%3.%4.%5."/>
      <w:lvlJc w:val="left"/>
      <w:pPr>
        <w:ind w:left="360" w:firstLine="1080"/>
      </w:pPr>
      <w:rPr>
        <w:rFonts w:hint="default"/>
      </w:rPr>
    </w:lvl>
    <w:lvl w:ilvl="5">
      <w:start w:val="1"/>
      <w:numFmt w:val="decimal"/>
      <w:lvlText w:val="%1.%2.%3.%4.%5.%6."/>
      <w:lvlJc w:val="left"/>
      <w:pPr>
        <w:ind w:left="360" w:firstLine="1440"/>
      </w:pPr>
      <w:rPr>
        <w:rFonts w:hint="default"/>
      </w:rPr>
    </w:lvl>
    <w:lvl w:ilvl="6">
      <w:start w:val="1"/>
      <w:numFmt w:val="decimal"/>
      <w:lvlText w:val="%1.%2.%3.%4.%5.%6.%7."/>
      <w:lvlJc w:val="left"/>
      <w:pPr>
        <w:ind w:left="360" w:firstLine="1800"/>
      </w:pPr>
      <w:rPr>
        <w:rFonts w:hint="default"/>
      </w:rPr>
    </w:lvl>
    <w:lvl w:ilvl="7">
      <w:start w:val="1"/>
      <w:numFmt w:val="decimal"/>
      <w:lvlText w:val="%1.%2.%3.%4.%5.%6.%7.%8."/>
      <w:lvlJc w:val="left"/>
      <w:pPr>
        <w:ind w:left="360" w:firstLine="2160"/>
      </w:pPr>
      <w:rPr>
        <w:rFonts w:hint="default"/>
      </w:rPr>
    </w:lvl>
    <w:lvl w:ilvl="8">
      <w:start w:val="1"/>
      <w:numFmt w:val="decimal"/>
      <w:lvlText w:val="%1.%2.%3.%4.%5.%6.%7.%8.%9."/>
      <w:lvlJc w:val="left"/>
      <w:pPr>
        <w:ind w:left="360" w:firstLine="2520"/>
      </w:pPr>
      <w:rPr>
        <w:rFonts w:hint="default"/>
      </w:rPr>
    </w:lvl>
  </w:abstractNum>
  <w:abstractNum w:abstractNumId="12" w15:restartNumberingAfterBreak="0">
    <w:nsid w:val="40251E18"/>
    <w:multiLevelType w:val="multilevel"/>
    <w:tmpl w:val="550653B6"/>
    <w:styleLink w:val="CurrentList7"/>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45841342"/>
    <w:multiLevelType w:val="multilevel"/>
    <w:tmpl w:val="EDE4F98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62421B6"/>
    <w:multiLevelType w:val="hybridMultilevel"/>
    <w:tmpl w:val="07B87752"/>
    <w:lvl w:ilvl="0" w:tplc="DC844D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173114"/>
    <w:multiLevelType w:val="multilevel"/>
    <w:tmpl w:val="1B84EE3C"/>
    <w:lvl w:ilvl="0">
      <w:start w:val="1"/>
      <w:numFmt w:val="lowerLetter"/>
      <w:lvlText w:val="%1"/>
      <w:lvlJc w:val="left"/>
      <w:pPr>
        <w:tabs>
          <w:tab w:val="num" w:pos="144"/>
        </w:tabs>
        <w:ind w:left="0" w:firstLine="0"/>
      </w:pPr>
      <w:rPr>
        <w:rFonts w:hint="default"/>
        <w:vertAlign w:val="superscrip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94A6A76"/>
    <w:multiLevelType w:val="multilevel"/>
    <w:tmpl w:val="144AC1FE"/>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C620A7B"/>
    <w:multiLevelType w:val="hybridMultilevel"/>
    <w:tmpl w:val="94422DF6"/>
    <w:lvl w:ilvl="0" w:tplc="9A367218">
      <w:start w:val="1"/>
      <w:numFmt w:val="decimal"/>
      <w:lvlText w:val="%1."/>
      <w:lvlJc w:val="left"/>
      <w:pPr>
        <w:ind w:left="1020" w:hanging="360"/>
      </w:pPr>
    </w:lvl>
    <w:lvl w:ilvl="1" w:tplc="9AC885BC">
      <w:start w:val="1"/>
      <w:numFmt w:val="decimal"/>
      <w:lvlText w:val="%2."/>
      <w:lvlJc w:val="left"/>
      <w:pPr>
        <w:ind w:left="1020" w:hanging="360"/>
      </w:pPr>
    </w:lvl>
    <w:lvl w:ilvl="2" w:tplc="19E4AB12">
      <w:start w:val="1"/>
      <w:numFmt w:val="decimal"/>
      <w:lvlText w:val="%3."/>
      <w:lvlJc w:val="left"/>
      <w:pPr>
        <w:ind w:left="1020" w:hanging="360"/>
      </w:pPr>
    </w:lvl>
    <w:lvl w:ilvl="3" w:tplc="5ADC37E8">
      <w:start w:val="1"/>
      <w:numFmt w:val="decimal"/>
      <w:lvlText w:val="%4."/>
      <w:lvlJc w:val="left"/>
      <w:pPr>
        <w:ind w:left="1020" w:hanging="360"/>
      </w:pPr>
    </w:lvl>
    <w:lvl w:ilvl="4" w:tplc="4886912C">
      <w:start w:val="1"/>
      <w:numFmt w:val="decimal"/>
      <w:lvlText w:val="%5."/>
      <w:lvlJc w:val="left"/>
      <w:pPr>
        <w:ind w:left="1020" w:hanging="360"/>
      </w:pPr>
    </w:lvl>
    <w:lvl w:ilvl="5" w:tplc="E57C59F0">
      <w:start w:val="1"/>
      <w:numFmt w:val="decimal"/>
      <w:lvlText w:val="%6."/>
      <w:lvlJc w:val="left"/>
      <w:pPr>
        <w:ind w:left="1020" w:hanging="360"/>
      </w:pPr>
    </w:lvl>
    <w:lvl w:ilvl="6" w:tplc="A2B8FDCE">
      <w:start w:val="1"/>
      <w:numFmt w:val="decimal"/>
      <w:lvlText w:val="%7."/>
      <w:lvlJc w:val="left"/>
      <w:pPr>
        <w:ind w:left="1020" w:hanging="360"/>
      </w:pPr>
    </w:lvl>
    <w:lvl w:ilvl="7" w:tplc="94786AC2">
      <w:start w:val="1"/>
      <w:numFmt w:val="decimal"/>
      <w:lvlText w:val="%8."/>
      <w:lvlJc w:val="left"/>
      <w:pPr>
        <w:ind w:left="1020" w:hanging="360"/>
      </w:pPr>
    </w:lvl>
    <w:lvl w:ilvl="8" w:tplc="2AA09004">
      <w:start w:val="1"/>
      <w:numFmt w:val="decimal"/>
      <w:lvlText w:val="%9."/>
      <w:lvlJc w:val="left"/>
      <w:pPr>
        <w:ind w:left="1020" w:hanging="360"/>
      </w:pPr>
    </w:lvl>
  </w:abstractNum>
  <w:abstractNum w:abstractNumId="18" w15:restartNumberingAfterBreak="0">
    <w:nsid w:val="54C305B1"/>
    <w:multiLevelType w:val="multilevel"/>
    <w:tmpl w:val="4A680132"/>
    <w:lvl w:ilvl="0">
      <w:start w:val="1"/>
      <w:numFmt w:val="decimal"/>
      <w:lvlText w:val="%1."/>
      <w:lvlJc w:val="left"/>
      <w:pPr>
        <w:ind w:left="0" w:firstLine="0"/>
      </w:pPr>
      <w:rPr>
        <w:rFonts w:hint="default"/>
      </w:rPr>
    </w:lvl>
    <w:lvl w:ilvl="1">
      <w:start w:val="1"/>
      <w:numFmt w:val="decimal"/>
      <w:lvlText w:val="%1.%2."/>
      <w:lvlJc w:val="left"/>
      <w:pPr>
        <w:ind w:left="0" w:firstLine="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639140F"/>
    <w:multiLevelType w:val="hybridMultilevel"/>
    <w:tmpl w:val="81FC4A04"/>
    <w:lvl w:ilvl="0" w:tplc="DCE85C90">
      <w:start w:val="1"/>
      <w:numFmt w:val="decimal"/>
      <w:lvlText w:val="Supplementary Text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D25532"/>
    <w:multiLevelType w:val="hybridMultilevel"/>
    <w:tmpl w:val="61D21854"/>
    <w:lvl w:ilvl="0" w:tplc="9A4A9B0E">
      <w:start w:val="2"/>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1357818"/>
    <w:multiLevelType w:val="multilevel"/>
    <w:tmpl w:val="7B4A242E"/>
    <w:styleLink w:val="CurrentList3"/>
    <w:lvl w:ilvl="0">
      <w:start w:val="1"/>
      <w:numFmt w:val="decimal"/>
      <w:lvlText w:val="(%1)"/>
      <w:lvlJc w:val="left"/>
      <w:pPr>
        <w:ind w:left="360" w:hanging="360"/>
      </w:pPr>
      <w:rPr>
        <w:rFonts w:hint="default"/>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665E0326"/>
    <w:multiLevelType w:val="hybridMultilevel"/>
    <w:tmpl w:val="0D1C6D14"/>
    <w:lvl w:ilvl="0" w:tplc="FF8C51AE">
      <w:start w:val="1"/>
      <w:numFmt w:val="decimal"/>
      <w:lvlText w:val="%1."/>
      <w:lvlJc w:val="left"/>
      <w:pPr>
        <w:ind w:left="1020" w:hanging="360"/>
      </w:pPr>
    </w:lvl>
    <w:lvl w:ilvl="1" w:tplc="D5BE5832">
      <w:start w:val="1"/>
      <w:numFmt w:val="decimal"/>
      <w:lvlText w:val="%2."/>
      <w:lvlJc w:val="left"/>
      <w:pPr>
        <w:ind w:left="1020" w:hanging="360"/>
      </w:pPr>
    </w:lvl>
    <w:lvl w:ilvl="2" w:tplc="D76843C0">
      <w:start w:val="1"/>
      <w:numFmt w:val="decimal"/>
      <w:lvlText w:val="%3."/>
      <w:lvlJc w:val="left"/>
      <w:pPr>
        <w:ind w:left="1020" w:hanging="360"/>
      </w:pPr>
    </w:lvl>
    <w:lvl w:ilvl="3" w:tplc="7F28BE12">
      <w:start w:val="1"/>
      <w:numFmt w:val="decimal"/>
      <w:lvlText w:val="%4."/>
      <w:lvlJc w:val="left"/>
      <w:pPr>
        <w:ind w:left="1020" w:hanging="360"/>
      </w:pPr>
    </w:lvl>
    <w:lvl w:ilvl="4" w:tplc="703629A4">
      <w:start w:val="1"/>
      <w:numFmt w:val="decimal"/>
      <w:lvlText w:val="%5."/>
      <w:lvlJc w:val="left"/>
      <w:pPr>
        <w:ind w:left="1020" w:hanging="360"/>
      </w:pPr>
    </w:lvl>
    <w:lvl w:ilvl="5" w:tplc="C146456E">
      <w:start w:val="1"/>
      <w:numFmt w:val="decimal"/>
      <w:lvlText w:val="%6."/>
      <w:lvlJc w:val="left"/>
      <w:pPr>
        <w:ind w:left="1020" w:hanging="360"/>
      </w:pPr>
    </w:lvl>
    <w:lvl w:ilvl="6" w:tplc="188CFBE6">
      <w:start w:val="1"/>
      <w:numFmt w:val="decimal"/>
      <w:lvlText w:val="%7."/>
      <w:lvlJc w:val="left"/>
      <w:pPr>
        <w:ind w:left="1020" w:hanging="360"/>
      </w:pPr>
    </w:lvl>
    <w:lvl w:ilvl="7" w:tplc="30BE34E2">
      <w:start w:val="1"/>
      <w:numFmt w:val="decimal"/>
      <w:lvlText w:val="%8."/>
      <w:lvlJc w:val="left"/>
      <w:pPr>
        <w:ind w:left="1020" w:hanging="360"/>
      </w:pPr>
    </w:lvl>
    <w:lvl w:ilvl="8" w:tplc="30AC8EC4">
      <w:start w:val="1"/>
      <w:numFmt w:val="decimal"/>
      <w:lvlText w:val="%9."/>
      <w:lvlJc w:val="left"/>
      <w:pPr>
        <w:ind w:left="1020" w:hanging="360"/>
      </w:pPr>
    </w:lvl>
  </w:abstractNum>
  <w:abstractNum w:abstractNumId="23" w15:restartNumberingAfterBreak="0">
    <w:nsid w:val="6B5A2714"/>
    <w:multiLevelType w:val="hybridMultilevel"/>
    <w:tmpl w:val="736ED818"/>
    <w:lvl w:ilvl="0" w:tplc="1AA69B5E">
      <w:start w:val="1"/>
      <w:numFmt w:val="decimal"/>
      <w:lvlText w:val="(%1)"/>
      <w:lvlJc w:val="left"/>
      <w:pPr>
        <w:ind w:left="504" w:hanging="504"/>
      </w:pPr>
      <w:rPr>
        <w:rFonts w:hint="default"/>
        <w:b/>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B8A5887"/>
    <w:multiLevelType w:val="multilevel"/>
    <w:tmpl w:val="EF1A7AE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D4A0511"/>
    <w:multiLevelType w:val="hybridMultilevel"/>
    <w:tmpl w:val="4B14C51A"/>
    <w:lvl w:ilvl="0" w:tplc="03C8696A">
      <w:start w:val="1"/>
      <w:numFmt w:val="decimal"/>
      <w:lvlText w:val="Supplementary Table %1."/>
      <w:lvlJc w:val="left"/>
      <w:pPr>
        <w:ind w:left="720" w:hanging="360"/>
      </w:pPr>
      <w:rPr>
        <w:rFonts w:hint="default"/>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FE9019F"/>
    <w:multiLevelType w:val="multilevel"/>
    <w:tmpl w:val="419ECCA2"/>
    <w:styleLink w:val="CurrentList5"/>
    <w:lvl w:ilvl="0">
      <w:start w:val="1"/>
      <w:numFmt w:val="decimal"/>
      <w:lvlText w:val="(%1)"/>
      <w:lvlJc w:val="left"/>
      <w:pPr>
        <w:ind w:left="360" w:hanging="360"/>
      </w:pPr>
      <w:rPr>
        <w:rFonts w:hint="default"/>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7220073A"/>
    <w:multiLevelType w:val="hybridMultilevel"/>
    <w:tmpl w:val="B9466C1A"/>
    <w:lvl w:ilvl="0" w:tplc="8190E534">
      <w:start w:val="1"/>
      <w:numFmt w:val="decimal"/>
      <w:lvlText w:val="%1."/>
      <w:lvlJc w:val="left"/>
      <w:pPr>
        <w:ind w:left="1020" w:hanging="360"/>
      </w:pPr>
    </w:lvl>
    <w:lvl w:ilvl="1" w:tplc="AA6EDE0A">
      <w:start w:val="1"/>
      <w:numFmt w:val="decimal"/>
      <w:lvlText w:val="%2."/>
      <w:lvlJc w:val="left"/>
      <w:pPr>
        <w:ind w:left="1020" w:hanging="360"/>
      </w:pPr>
    </w:lvl>
    <w:lvl w:ilvl="2" w:tplc="E4B0D5DC">
      <w:start w:val="1"/>
      <w:numFmt w:val="decimal"/>
      <w:lvlText w:val="%3."/>
      <w:lvlJc w:val="left"/>
      <w:pPr>
        <w:ind w:left="1020" w:hanging="360"/>
      </w:pPr>
    </w:lvl>
    <w:lvl w:ilvl="3" w:tplc="E48ED638">
      <w:start w:val="1"/>
      <w:numFmt w:val="decimal"/>
      <w:lvlText w:val="%4."/>
      <w:lvlJc w:val="left"/>
      <w:pPr>
        <w:ind w:left="1020" w:hanging="360"/>
      </w:pPr>
    </w:lvl>
    <w:lvl w:ilvl="4" w:tplc="C688C6E0">
      <w:start w:val="1"/>
      <w:numFmt w:val="decimal"/>
      <w:lvlText w:val="%5."/>
      <w:lvlJc w:val="left"/>
      <w:pPr>
        <w:ind w:left="1020" w:hanging="360"/>
      </w:pPr>
    </w:lvl>
    <w:lvl w:ilvl="5" w:tplc="0D224014">
      <w:start w:val="1"/>
      <w:numFmt w:val="decimal"/>
      <w:lvlText w:val="%6."/>
      <w:lvlJc w:val="left"/>
      <w:pPr>
        <w:ind w:left="1020" w:hanging="360"/>
      </w:pPr>
    </w:lvl>
    <w:lvl w:ilvl="6" w:tplc="B2784CCA">
      <w:start w:val="1"/>
      <w:numFmt w:val="decimal"/>
      <w:lvlText w:val="%7."/>
      <w:lvlJc w:val="left"/>
      <w:pPr>
        <w:ind w:left="1020" w:hanging="360"/>
      </w:pPr>
    </w:lvl>
    <w:lvl w:ilvl="7" w:tplc="5F2A2A1E">
      <w:start w:val="1"/>
      <w:numFmt w:val="decimal"/>
      <w:lvlText w:val="%8."/>
      <w:lvlJc w:val="left"/>
      <w:pPr>
        <w:ind w:left="1020" w:hanging="360"/>
      </w:pPr>
    </w:lvl>
    <w:lvl w:ilvl="8" w:tplc="1442A86E">
      <w:start w:val="1"/>
      <w:numFmt w:val="decimal"/>
      <w:lvlText w:val="%9."/>
      <w:lvlJc w:val="left"/>
      <w:pPr>
        <w:ind w:left="1020" w:hanging="360"/>
      </w:pPr>
    </w:lvl>
  </w:abstractNum>
  <w:abstractNum w:abstractNumId="28" w15:restartNumberingAfterBreak="0">
    <w:nsid w:val="73403632"/>
    <w:multiLevelType w:val="hybridMultilevel"/>
    <w:tmpl w:val="5A4808B4"/>
    <w:lvl w:ilvl="0" w:tplc="DC844D94">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400035C"/>
    <w:multiLevelType w:val="hybridMultilevel"/>
    <w:tmpl w:val="7A28BD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977C40"/>
    <w:multiLevelType w:val="multilevel"/>
    <w:tmpl w:val="54B8A03A"/>
    <w:styleLink w:val="CurrentList4"/>
    <w:lvl w:ilvl="0">
      <w:start w:val="1"/>
      <w:numFmt w:val="decimal"/>
      <w:lvlText w:val="(%1)"/>
      <w:lvlJc w:val="left"/>
      <w:pPr>
        <w:ind w:left="0" w:firstLine="0"/>
      </w:pPr>
      <w:rPr>
        <w:rFonts w:hint="default"/>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766E2432"/>
    <w:multiLevelType w:val="hybridMultilevel"/>
    <w:tmpl w:val="DD72E93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98773956">
    <w:abstractNumId w:val="31"/>
  </w:num>
  <w:num w:numId="2" w16cid:durableId="41564308">
    <w:abstractNumId w:val="0"/>
  </w:num>
  <w:num w:numId="3" w16cid:durableId="990527833">
    <w:abstractNumId w:val="22"/>
  </w:num>
  <w:num w:numId="4" w16cid:durableId="514617226">
    <w:abstractNumId w:val="6"/>
  </w:num>
  <w:num w:numId="5" w16cid:durableId="164731639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37715109">
    <w:abstractNumId w:val="7"/>
  </w:num>
  <w:num w:numId="7" w16cid:durableId="1995376185">
    <w:abstractNumId w:val="16"/>
  </w:num>
  <w:num w:numId="8" w16cid:durableId="1878468996">
    <w:abstractNumId w:val="1"/>
  </w:num>
  <w:num w:numId="9" w16cid:durableId="2143424334">
    <w:abstractNumId w:val="25"/>
  </w:num>
  <w:num w:numId="10" w16cid:durableId="1828745035">
    <w:abstractNumId w:val="4"/>
  </w:num>
  <w:num w:numId="11" w16cid:durableId="891237969">
    <w:abstractNumId w:val="23"/>
  </w:num>
  <w:num w:numId="12" w16cid:durableId="2111655412">
    <w:abstractNumId w:val="21"/>
  </w:num>
  <w:num w:numId="13" w16cid:durableId="49036735">
    <w:abstractNumId w:val="30"/>
  </w:num>
  <w:num w:numId="14" w16cid:durableId="1603151791">
    <w:abstractNumId w:val="26"/>
  </w:num>
  <w:num w:numId="15" w16cid:durableId="1185749323">
    <w:abstractNumId w:val="17"/>
  </w:num>
  <w:num w:numId="16" w16cid:durableId="354692170">
    <w:abstractNumId w:val="27"/>
  </w:num>
  <w:num w:numId="17" w16cid:durableId="1638798999">
    <w:abstractNumId w:val="8"/>
  </w:num>
  <w:num w:numId="18" w16cid:durableId="1395081798">
    <w:abstractNumId w:val="20"/>
  </w:num>
  <w:num w:numId="19" w16cid:durableId="1278753073">
    <w:abstractNumId w:val="19"/>
  </w:num>
  <w:num w:numId="20" w16cid:durableId="5461138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27626909">
    <w:abstractNumId w:val="11"/>
  </w:num>
  <w:num w:numId="22" w16cid:durableId="1978532077">
    <w:abstractNumId w:val="3"/>
  </w:num>
  <w:num w:numId="23" w16cid:durableId="206720310">
    <w:abstractNumId w:val="5"/>
  </w:num>
  <w:num w:numId="24" w16cid:durableId="402678231">
    <w:abstractNumId w:val="24"/>
  </w:num>
  <w:num w:numId="25" w16cid:durableId="1348867371">
    <w:abstractNumId w:val="29"/>
  </w:num>
  <w:num w:numId="26" w16cid:durableId="1339691362">
    <w:abstractNumId w:val="13"/>
  </w:num>
  <w:num w:numId="27" w16cid:durableId="792600345">
    <w:abstractNumId w:val="28"/>
  </w:num>
  <w:num w:numId="28" w16cid:durableId="1894149267">
    <w:abstractNumId w:val="14"/>
  </w:num>
  <w:num w:numId="29" w16cid:durableId="1489787519">
    <w:abstractNumId w:val="2"/>
  </w:num>
  <w:num w:numId="30" w16cid:durableId="1063334076">
    <w:abstractNumId w:val="18"/>
  </w:num>
  <w:num w:numId="31" w16cid:durableId="29647192">
    <w:abstractNumId w:val="9"/>
  </w:num>
  <w:num w:numId="32" w16cid:durableId="2107841676">
    <w:abstractNumId w:val="10"/>
  </w:num>
  <w:num w:numId="33" w16cid:durableId="1225991609">
    <w:abstractNumId w:val="12"/>
  </w:num>
  <w:num w:numId="34" w16cid:durableId="1769109426">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oney, Eric James">
    <w15:presenceInfo w15:providerId="AD" w15:userId="S::ejm6426@psu.edu::459e8eda-b576-4c3c-9900-d76ade15b4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oNotDisplayPageBoundaries/>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Metabolic Engineering&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xvd55vpjsfrtke02do5xdea5v0xpw09xvzv&quot;&gt;Maranas Lab-Saved&lt;record-ids&gt;&lt;item&gt;1&lt;/item&gt;&lt;item&gt;7&lt;/item&gt;&lt;item&gt;199&lt;/item&gt;&lt;item&gt;200&lt;/item&gt;&lt;item&gt;202&lt;/item&gt;&lt;item&gt;501&lt;/item&gt;&lt;item&gt;531&lt;/item&gt;&lt;/record-ids&gt;&lt;/item&gt;&lt;/Libraries&gt;"/>
  </w:docVars>
  <w:rsids>
    <w:rsidRoot w:val="00293159"/>
    <w:rsid w:val="00010AF5"/>
    <w:rsid w:val="00011812"/>
    <w:rsid w:val="00011F9B"/>
    <w:rsid w:val="00016E38"/>
    <w:rsid w:val="00057D93"/>
    <w:rsid w:val="00063BED"/>
    <w:rsid w:val="000662F1"/>
    <w:rsid w:val="000675FF"/>
    <w:rsid w:val="00067A50"/>
    <w:rsid w:val="00076CF7"/>
    <w:rsid w:val="000770CF"/>
    <w:rsid w:val="00077423"/>
    <w:rsid w:val="00082F42"/>
    <w:rsid w:val="00087E8E"/>
    <w:rsid w:val="0009431B"/>
    <w:rsid w:val="000A3F53"/>
    <w:rsid w:val="000B08D1"/>
    <w:rsid w:val="000B1F18"/>
    <w:rsid w:val="000B2A07"/>
    <w:rsid w:val="000B3516"/>
    <w:rsid w:val="000B6F61"/>
    <w:rsid w:val="000B77F6"/>
    <w:rsid w:val="000C02B3"/>
    <w:rsid w:val="000C427F"/>
    <w:rsid w:val="000C51C9"/>
    <w:rsid w:val="000C5742"/>
    <w:rsid w:val="000C59DE"/>
    <w:rsid w:val="000C600F"/>
    <w:rsid w:val="000D61A7"/>
    <w:rsid w:val="000D787D"/>
    <w:rsid w:val="000E2C67"/>
    <w:rsid w:val="000E7A9C"/>
    <w:rsid w:val="000F66A1"/>
    <w:rsid w:val="00106340"/>
    <w:rsid w:val="0010708C"/>
    <w:rsid w:val="00117190"/>
    <w:rsid w:val="001302F1"/>
    <w:rsid w:val="00143AF3"/>
    <w:rsid w:val="00155E74"/>
    <w:rsid w:val="001565B3"/>
    <w:rsid w:val="00156A9A"/>
    <w:rsid w:val="0016066D"/>
    <w:rsid w:val="00161D1F"/>
    <w:rsid w:val="00165BFB"/>
    <w:rsid w:val="00166A37"/>
    <w:rsid w:val="00166B19"/>
    <w:rsid w:val="00167EFA"/>
    <w:rsid w:val="00175DD8"/>
    <w:rsid w:val="0017632A"/>
    <w:rsid w:val="00181094"/>
    <w:rsid w:val="00181B62"/>
    <w:rsid w:val="001846FB"/>
    <w:rsid w:val="001877DA"/>
    <w:rsid w:val="001A65B0"/>
    <w:rsid w:val="001A716E"/>
    <w:rsid w:val="001A7714"/>
    <w:rsid w:val="001B21BF"/>
    <w:rsid w:val="001B49B1"/>
    <w:rsid w:val="001B4D62"/>
    <w:rsid w:val="001C09F8"/>
    <w:rsid w:val="001C2701"/>
    <w:rsid w:val="001C58AC"/>
    <w:rsid w:val="001D1E4E"/>
    <w:rsid w:val="001D24DE"/>
    <w:rsid w:val="001D7A64"/>
    <w:rsid w:val="001E3508"/>
    <w:rsid w:val="001E5C8A"/>
    <w:rsid w:val="001E722F"/>
    <w:rsid w:val="001F00D0"/>
    <w:rsid w:val="001F21EE"/>
    <w:rsid w:val="001F5CC7"/>
    <w:rsid w:val="001F7E17"/>
    <w:rsid w:val="002132CF"/>
    <w:rsid w:val="00222521"/>
    <w:rsid w:val="00223269"/>
    <w:rsid w:val="002308F4"/>
    <w:rsid w:val="00232C09"/>
    <w:rsid w:val="0023351E"/>
    <w:rsid w:val="00234023"/>
    <w:rsid w:val="00234923"/>
    <w:rsid w:val="002351C6"/>
    <w:rsid w:val="00236D5B"/>
    <w:rsid w:val="00237F62"/>
    <w:rsid w:val="00242149"/>
    <w:rsid w:val="002451A9"/>
    <w:rsid w:val="00250416"/>
    <w:rsid w:val="0025237D"/>
    <w:rsid w:val="00266E20"/>
    <w:rsid w:val="0027026C"/>
    <w:rsid w:val="00275777"/>
    <w:rsid w:val="00293159"/>
    <w:rsid w:val="00294DC8"/>
    <w:rsid w:val="00297C7F"/>
    <w:rsid w:val="002A3FF0"/>
    <w:rsid w:val="002A4D29"/>
    <w:rsid w:val="002A79D2"/>
    <w:rsid w:val="002B051C"/>
    <w:rsid w:val="002B1A68"/>
    <w:rsid w:val="002C1F08"/>
    <w:rsid w:val="002C6CCF"/>
    <w:rsid w:val="002D7FCE"/>
    <w:rsid w:val="002E10B0"/>
    <w:rsid w:val="002E27E5"/>
    <w:rsid w:val="00301D07"/>
    <w:rsid w:val="00302AB9"/>
    <w:rsid w:val="003119C7"/>
    <w:rsid w:val="003145BF"/>
    <w:rsid w:val="00314B40"/>
    <w:rsid w:val="003155BE"/>
    <w:rsid w:val="003306A8"/>
    <w:rsid w:val="00331224"/>
    <w:rsid w:val="00337C86"/>
    <w:rsid w:val="00341796"/>
    <w:rsid w:val="003445DB"/>
    <w:rsid w:val="00345485"/>
    <w:rsid w:val="00347AF6"/>
    <w:rsid w:val="00352ED7"/>
    <w:rsid w:val="00363515"/>
    <w:rsid w:val="00370E49"/>
    <w:rsid w:val="003712CA"/>
    <w:rsid w:val="00372F34"/>
    <w:rsid w:val="00374F75"/>
    <w:rsid w:val="003817C4"/>
    <w:rsid w:val="00383799"/>
    <w:rsid w:val="0038665C"/>
    <w:rsid w:val="003922FC"/>
    <w:rsid w:val="003952F9"/>
    <w:rsid w:val="003A0FEB"/>
    <w:rsid w:val="003A6B41"/>
    <w:rsid w:val="003A7687"/>
    <w:rsid w:val="003B1BA1"/>
    <w:rsid w:val="003D1A8F"/>
    <w:rsid w:val="003D2A0D"/>
    <w:rsid w:val="003E2CE0"/>
    <w:rsid w:val="003F32D5"/>
    <w:rsid w:val="0040022F"/>
    <w:rsid w:val="0040616A"/>
    <w:rsid w:val="00406B34"/>
    <w:rsid w:val="00412F9B"/>
    <w:rsid w:val="00416558"/>
    <w:rsid w:val="0042762D"/>
    <w:rsid w:val="00446429"/>
    <w:rsid w:val="004523FC"/>
    <w:rsid w:val="00457EF7"/>
    <w:rsid w:val="004620DF"/>
    <w:rsid w:val="00462A86"/>
    <w:rsid w:val="00472CB9"/>
    <w:rsid w:val="004767C6"/>
    <w:rsid w:val="00487FEE"/>
    <w:rsid w:val="0049331E"/>
    <w:rsid w:val="004B0363"/>
    <w:rsid w:val="004B4339"/>
    <w:rsid w:val="004C02F5"/>
    <w:rsid w:val="004D22E6"/>
    <w:rsid w:val="004D6F7F"/>
    <w:rsid w:val="004E0D08"/>
    <w:rsid w:val="004E20E1"/>
    <w:rsid w:val="004E288D"/>
    <w:rsid w:val="004F2FB6"/>
    <w:rsid w:val="004F7AAF"/>
    <w:rsid w:val="005007CF"/>
    <w:rsid w:val="00500BD6"/>
    <w:rsid w:val="00506FCA"/>
    <w:rsid w:val="00515845"/>
    <w:rsid w:val="0051593E"/>
    <w:rsid w:val="005279C3"/>
    <w:rsid w:val="005305B4"/>
    <w:rsid w:val="00532C92"/>
    <w:rsid w:val="00542A42"/>
    <w:rsid w:val="00550663"/>
    <w:rsid w:val="00560E24"/>
    <w:rsid w:val="0057147A"/>
    <w:rsid w:val="00576494"/>
    <w:rsid w:val="00580852"/>
    <w:rsid w:val="005927EE"/>
    <w:rsid w:val="005929E6"/>
    <w:rsid w:val="005A4B8A"/>
    <w:rsid w:val="005A5404"/>
    <w:rsid w:val="005A66C3"/>
    <w:rsid w:val="005C0CBC"/>
    <w:rsid w:val="005D7C26"/>
    <w:rsid w:val="005E081F"/>
    <w:rsid w:val="005E7CD4"/>
    <w:rsid w:val="005F1700"/>
    <w:rsid w:val="005F32AF"/>
    <w:rsid w:val="005F7A12"/>
    <w:rsid w:val="00602BCB"/>
    <w:rsid w:val="00610D22"/>
    <w:rsid w:val="006146DF"/>
    <w:rsid w:val="00616726"/>
    <w:rsid w:val="00626CB5"/>
    <w:rsid w:val="00632E1B"/>
    <w:rsid w:val="00633A1B"/>
    <w:rsid w:val="006417FF"/>
    <w:rsid w:val="00645BE4"/>
    <w:rsid w:val="0065074A"/>
    <w:rsid w:val="00654AC6"/>
    <w:rsid w:val="0065771B"/>
    <w:rsid w:val="0067368F"/>
    <w:rsid w:val="006801CB"/>
    <w:rsid w:val="00683676"/>
    <w:rsid w:val="006974C8"/>
    <w:rsid w:val="006A3626"/>
    <w:rsid w:val="006B6325"/>
    <w:rsid w:val="006B7417"/>
    <w:rsid w:val="006B7CE1"/>
    <w:rsid w:val="006C12F9"/>
    <w:rsid w:val="006C3763"/>
    <w:rsid w:val="006D250D"/>
    <w:rsid w:val="006D46D8"/>
    <w:rsid w:val="006D73F8"/>
    <w:rsid w:val="006E0552"/>
    <w:rsid w:val="006E0BA5"/>
    <w:rsid w:val="006E4153"/>
    <w:rsid w:val="006F1395"/>
    <w:rsid w:val="006F6B90"/>
    <w:rsid w:val="00701FD1"/>
    <w:rsid w:val="007112D8"/>
    <w:rsid w:val="00712E0C"/>
    <w:rsid w:val="0071428E"/>
    <w:rsid w:val="00714FFE"/>
    <w:rsid w:val="0071784D"/>
    <w:rsid w:val="007204E5"/>
    <w:rsid w:val="007226F8"/>
    <w:rsid w:val="007275B8"/>
    <w:rsid w:val="00731C03"/>
    <w:rsid w:val="007528A1"/>
    <w:rsid w:val="00753B9D"/>
    <w:rsid w:val="007545B7"/>
    <w:rsid w:val="007742A4"/>
    <w:rsid w:val="00780F8D"/>
    <w:rsid w:val="00784E88"/>
    <w:rsid w:val="00791522"/>
    <w:rsid w:val="00795868"/>
    <w:rsid w:val="0079652D"/>
    <w:rsid w:val="007976DD"/>
    <w:rsid w:val="00797ECF"/>
    <w:rsid w:val="007A2675"/>
    <w:rsid w:val="007A4390"/>
    <w:rsid w:val="007B1ACF"/>
    <w:rsid w:val="007C5100"/>
    <w:rsid w:val="007D0B87"/>
    <w:rsid w:val="007E3A9D"/>
    <w:rsid w:val="007E657C"/>
    <w:rsid w:val="007F0359"/>
    <w:rsid w:val="007F5BDF"/>
    <w:rsid w:val="00802FE4"/>
    <w:rsid w:val="0080605D"/>
    <w:rsid w:val="00807029"/>
    <w:rsid w:val="008125A9"/>
    <w:rsid w:val="0082070C"/>
    <w:rsid w:val="00821CB6"/>
    <w:rsid w:val="0083058E"/>
    <w:rsid w:val="008332B4"/>
    <w:rsid w:val="0083625A"/>
    <w:rsid w:val="00841EE0"/>
    <w:rsid w:val="00843E9F"/>
    <w:rsid w:val="008445E0"/>
    <w:rsid w:val="00846E20"/>
    <w:rsid w:val="00861EA8"/>
    <w:rsid w:val="008623EE"/>
    <w:rsid w:val="00870DF0"/>
    <w:rsid w:val="008738E6"/>
    <w:rsid w:val="0087467E"/>
    <w:rsid w:val="00876505"/>
    <w:rsid w:val="00896585"/>
    <w:rsid w:val="008A5040"/>
    <w:rsid w:val="008A6EEF"/>
    <w:rsid w:val="008B3654"/>
    <w:rsid w:val="008B658C"/>
    <w:rsid w:val="008C214D"/>
    <w:rsid w:val="008C45F1"/>
    <w:rsid w:val="008D429E"/>
    <w:rsid w:val="008D5CB3"/>
    <w:rsid w:val="008E1EB3"/>
    <w:rsid w:val="008E44C3"/>
    <w:rsid w:val="008E55C8"/>
    <w:rsid w:val="00903814"/>
    <w:rsid w:val="009043CB"/>
    <w:rsid w:val="00904B0F"/>
    <w:rsid w:val="00910BF8"/>
    <w:rsid w:val="00911228"/>
    <w:rsid w:val="0091347D"/>
    <w:rsid w:val="00923E28"/>
    <w:rsid w:val="00925B96"/>
    <w:rsid w:val="009310FD"/>
    <w:rsid w:val="00935389"/>
    <w:rsid w:val="0093611C"/>
    <w:rsid w:val="009437E9"/>
    <w:rsid w:val="009462AA"/>
    <w:rsid w:val="00960103"/>
    <w:rsid w:val="00963081"/>
    <w:rsid w:val="009664EB"/>
    <w:rsid w:val="00967B85"/>
    <w:rsid w:val="009710B4"/>
    <w:rsid w:val="00971E1C"/>
    <w:rsid w:val="00980A9E"/>
    <w:rsid w:val="00981605"/>
    <w:rsid w:val="00984350"/>
    <w:rsid w:val="00985FE9"/>
    <w:rsid w:val="0099116F"/>
    <w:rsid w:val="0099647D"/>
    <w:rsid w:val="009979EC"/>
    <w:rsid w:val="009A750B"/>
    <w:rsid w:val="009B363F"/>
    <w:rsid w:val="009B6262"/>
    <w:rsid w:val="009C4118"/>
    <w:rsid w:val="009C4CE2"/>
    <w:rsid w:val="009C55FD"/>
    <w:rsid w:val="009E6457"/>
    <w:rsid w:val="009F6CA5"/>
    <w:rsid w:val="00A05D6F"/>
    <w:rsid w:val="00A07AD1"/>
    <w:rsid w:val="00A113B8"/>
    <w:rsid w:val="00A22801"/>
    <w:rsid w:val="00A24D24"/>
    <w:rsid w:val="00A24D2D"/>
    <w:rsid w:val="00A2513E"/>
    <w:rsid w:val="00A25B59"/>
    <w:rsid w:val="00A326A7"/>
    <w:rsid w:val="00A401B2"/>
    <w:rsid w:val="00A42122"/>
    <w:rsid w:val="00A46906"/>
    <w:rsid w:val="00A46D76"/>
    <w:rsid w:val="00A63922"/>
    <w:rsid w:val="00A6613B"/>
    <w:rsid w:val="00A6625F"/>
    <w:rsid w:val="00A74C87"/>
    <w:rsid w:val="00A75E59"/>
    <w:rsid w:val="00A802CE"/>
    <w:rsid w:val="00A83BEC"/>
    <w:rsid w:val="00A93AEA"/>
    <w:rsid w:val="00AA068E"/>
    <w:rsid w:val="00AB51AB"/>
    <w:rsid w:val="00AC4D57"/>
    <w:rsid w:val="00AC7740"/>
    <w:rsid w:val="00AD1A1F"/>
    <w:rsid w:val="00AD7079"/>
    <w:rsid w:val="00AE00CC"/>
    <w:rsid w:val="00AE6A87"/>
    <w:rsid w:val="00AF0A2B"/>
    <w:rsid w:val="00AF7544"/>
    <w:rsid w:val="00B06946"/>
    <w:rsid w:val="00B15BA8"/>
    <w:rsid w:val="00B34ABC"/>
    <w:rsid w:val="00B361A5"/>
    <w:rsid w:val="00B41E1E"/>
    <w:rsid w:val="00B4648E"/>
    <w:rsid w:val="00B5391B"/>
    <w:rsid w:val="00B54ADD"/>
    <w:rsid w:val="00B550F2"/>
    <w:rsid w:val="00B55A8D"/>
    <w:rsid w:val="00B577A0"/>
    <w:rsid w:val="00B62C39"/>
    <w:rsid w:val="00B64D3D"/>
    <w:rsid w:val="00B665C1"/>
    <w:rsid w:val="00B8474C"/>
    <w:rsid w:val="00B86E74"/>
    <w:rsid w:val="00BA1F84"/>
    <w:rsid w:val="00BA339E"/>
    <w:rsid w:val="00BA4516"/>
    <w:rsid w:val="00BA7FF7"/>
    <w:rsid w:val="00BB649B"/>
    <w:rsid w:val="00BC4F9B"/>
    <w:rsid w:val="00BC53AC"/>
    <w:rsid w:val="00BD086A"/>
    <w:rsid w:val="00BE1E3A"/>
    <w:rsid w:val="00BE41E2"/>
    <w:rsid w:val="00BF3AF7"/>
    <w:rsid w:val="00BF7D14"/>
    <w:rsid w:val="00C12D13"/>
    <w:rsid w:val="00C14B21"/>
    <w:rsid w:val="00C16F44"/>
    <w:rsid w:val="00C34526"/>
    <w:rsid w:val="00C3480D"/>
    <w:rsid w:val="00C35C20"/>
    <w:rsid w:val="00C47E9F"/>
    <w:rsid w:val="00C52729"/>
    <w:rsid w:val="00C52C7E"/>
    <w:rsid w:val="00C570E3"/>
    <w:rsid w:val="00C63829"/>
    <w:rsid w:val="00C63F1E"/>
    <w:rsid w:val="00C66FFC"/>
    <w:rsid w:val="00C83EBB"/>
    <w:rsid w:val="00C84A68"/>
    <w:rsid w:val="00C8740B"/>
    <w:rsid w:val="00C92D17"/>
    <w:rsid w:val="00C9366B"/>
    <w:rsid w:val="00C9555E"/>
    <w:rsid w:val="00CA19E9"/>
    <w:rsid w:val="00CA3E2C"/>
    <w:rsid w:val="00CA54A9"/>
    <w:rsid w:val="00CB2E5A"/>
    <w:rsid w:val="00CB4434"/>
    <w:rsid w:val="00CB6D27"/>
    <w:rsid w:val="00CC653D"/>
    <w:rsid w:val="00CD09B9"/>
    <w:rsid w:val="00CD14F5"/>
    <w:rsid w:val="00CD2A78"/>
    <w:rsid w:val="00CD76D5"/>
    <w:rsid w:val="00CE1021"/>
    <w:rsid w:val="00CE179F"/>
    <w:rsid w:val="00CE75FB"/>
    <w:rsid w:val="00CF1F4A"/>
    <w:rsid w:val="00CF622C"/>
    <w:rsid w:val="00D01D19"/>
    <w:rsid w:val="00D03C6A"/>
    <w:rsid w:val="00D0787E"/>
    <w:rsid w:val="00D135B7"/>
    <w:rsid w:val="00D202B7"/>
    <w:rsid w:val="00D2153D"/>
    <w:rsid w:val="00D21900"/>
    <w:rsid w:val="00D24540"/>
    <w:rsid w:val="00D25AFC"/>
    <w:rsid w:val="00D30A27"/>
    <w:rsid w:val="00D3210A"/>
    <w:rsid w:val="00D35101"/>
    <w:rsid w:val="00D35C57"/>
    <w:rsid w:val="00D37233"/>
    <w:rsid w:val="00D4738F"/>
    <w:rsid w:val="00D47839"/>
    <w:rsid w:val="00D525C9"/>
    <w:rsid w:val="00D65F75"/>
    <w:rsid w:val="00D72D6C"/>
    <w:rsid w:val="00D74DF3"/>
    <w:rsid w:val="00D77ED9"/>
    <w:rsid w:val="00DA4032"/>
    <w:rsid w:val="00DA4C24"/>
    <w:rsid w:val="00DA516C"/>
    <w:rsid w:val="00DC020E"/>
    <w:rsid w:val="00DD0127"/>
    <w:rsid w:val="00DE1C92"/>
    <w:rsid w:val="00DF319E"/>
    <w:rsid w:val="00DF6FFD"/>
    <w:rsid w:val="00E03736"/>
    <w:rsid w:val="00E06C49"/>
    <w:rsid w:val="00E1703C"/>
    <w:rsid w:val="00E20EF4"/>
    <w:rsid w:val="00E30EF9"/>
    <w:rsid w:val="00E418DC"/>
    <w:rsid w:val="00E454F3"/>
    <w:rsid w:val="00E4623E"/>
    <w:rsid w:val="00E47BDC"/>
    <w:rsid w:val="00E504AA"/>
    <w:rsid w:val="00E54A1F"/>
    <w:rsid w:val="00E60A77"/>
    <w:rsid w:val="00E60C9F"/>
    <w:rsid w:val="00E640AD"/>
    <w:rsid w:val="00E65A60"/>
    <w:rsid w:val="00E70270"/>
    <w:rsid w:val="00E719BB"/>
    <w:rsid w:val="00E73F9C"/>
    <w:rsid w:val="00E81533"/>
    <w:rsid w:val="00E82648"/>
    <w:rsid w:val="00E8724B"/>
    <w:rsid w:val="00E8799B"/>
    <w:rsid w:val="00E90442"/>
    <w:rsid w:val="00E913FD"/>
    <w:rsid w:val="00E92393"/>
    <w:rsid w:val="00EA0CF3"/>
    <w:rsid w:val="00EA21A3"/>
    <w:rsid w:val="00EA3895"/>
    <w:rsid w:val="00EA6973"/>
    <w:rsid w:val="00EB2989"/>
    <w:rsid w:val="00EB379A"/>
    <w:rsid w:val="00EC2AB4"/>
    <w:rsid w:val="00ED1A96"/>
    <w:rsid w:val="00EE2A3F"/>
    <w:rsid w:val="00EE6519"/>
    <w:rsid w:val="00EF3400"/>
    <w:rsid w:val="00F0338C"/>
    <w:rsid w:val="00F0531B"/>
    <w:rsid w:val="00F075CE"/>
    <w:rsid w:val="00F405E0"/>
    <w:rsid w:val="00F41671"/>
    <w:rsid w:val="00F43535"/>
    <w:rsid w:val="00F52AA1"/>
    <w:rsid w:val="00F57943"/>
    <w:rsid w:val="00F631AA"/>
    <w:rsid w:val="00F718FE"/>
    <w:rsid w:val="00F71976"/>
    <w:rsid w:val="00F81C05"/>
    <w:rsid w:val="00F852BF"/>
    <w:rsid w:val="00F86A60"/>
    <w:rsid w:val="00FA2485"/>
    <w:rsid w:val="00FA2B23"/>
    <w:rsid w:val="00FA5813"/>
    <w:rsid w:val="00FB0A21"/>
    <w:rsid w:val="00FB2955"/>
    <w:rsid w:val="00FB3B64"/>
    <w:rsid w:val="00FB6C16"/>
    <w:rsid w:val="00FC5E09"/>
    <w:rsid w:val="00FC650B"/>
    <w:rsid w:val="00FD6A31"/>
    <w:rsid w:val="00FD6A88"/>
    <w:rsid w:val="00FE0A60"/>
    <w:rsid w:val="00FE0C17"/>
    <w:rsid w:val="00FE3990"/>
    <w:rsid w:val="00FE707F"/>
    <w:rsid w:val="00FF6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3A47C4"/>
  <w15:chartTrackingRefBased/>
  <w15:docId w15:val="{A23AEEB1-88C0-9A42-B1E8-0F74FD94F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159"/>
    <w:pPr>
      <w:spacing w:line="480" w:lineRule="auto"/>
      <w:jc w:val="both"/>
    </w:pPr>
    <w:rPr>
      <w:rFonts w:ascii="Times New Roman" w:eastAsiaTheme="minorEastAsia" w:hAnsi="Times New Roman" w:cs="Times New Roman"/>
      <w:kern w:val="0"/>
      <w14:ligatures w14:val="none"/>
    </w:rPr>
  </w:style>
  <w:style w:type="paragraph" w:styleId="Heading1">
    <w:name w:val="heading 1"/>
    <w:basedOn w:val="Normal"/>
    <w:next w:val="Normal"/>
    <w:link w:val="Heading1Char"/>
    <w:uiPriority w:val="9"/>
    <w:qFormat/>
    <w:rsid w:val="00D215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15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15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215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5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5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5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5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5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5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15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15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215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5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5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5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5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53D"/>
    <w:rPr>
      <w:rFonts w:eastAsiaTheme="majorEastAsia" w:cstheme="majorBidi"/>
      <w:color w:val="272727" w:themeColor="text1" w:themeTint="D8"/>
    </w:rPr>
  </w:style>
  <w:style w:type="paragraph" w:styleId="Title">
    <w:name w:val="Title"/>
    <w:basedOn w:val="Normal"/>
    <w:next w:val="Normal"/>
    <w:link w:val="TitleChar"/>
    <w:uiPriority w:val="10"/>
    <w:qFormat/>
    <w:rsid w:val="00D215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5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53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5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53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153D"/>
    <w:rPr>
      <w:i/>
      <w:iCs/>
      <w:color w:val="404040" w:themeColor="text1" w:themeTint="BF"/>
    </w:rPr>
  </w:style>
  <w:style w:type="paragraph" w:styleId="ListParagraph">
    <w:name w:val="List Paragraph"/>
    <w:basedOn w:val="Normal"/>
    <w:link w:val="ListParagraphChar"/>
    <w:uiPriority w:val="34"/>
    <w:qFormat/>
    <w:rsid w:val="00D2153D"/>
    <w:pPr>
      <w:ind w:left="720"/>
      <w:contextualSpacing/>
    </w:pPr>
  </w:style>
  <w:style w:type="character" w:styleId="IntenseEmphasis">
    <w:name w:val="Intense Emphasis"/>
    <w:basedOn w:val="DefaultParagraphFont"/>
    <w:uiPriority w:val="21"/>
    <w:qFormat/>
    <w:rsid w:val="00D2153D"/>
    <w:rPr>
      <w:i/>
      <w:iCs/>
      <w:color w:val="0F4761" w:themeColor="accent1" w:themeShade="BF"/>
    </w:rPr>
  </w:style>
  <w:style w:type="paragraph" w:styleId="IntenseQuote">
    <w:name w:val="Intense Quote"/>
    <w:basedOn w:val="Normal"/>
    <w:next w:val="Normal"/>
    <w:link w:val="IntenseQuoteChar"/>
    <w:uiPriority w:val="30"/>
    <w:qFormat/>
    <w:rsid w:val="00D215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53D"/>
    <w:rPr>
      <w:i/>
      <w:iCs/>
      <w:color w:val="0F4761" w:themeColor="accent1" w:themeShade="BF"/>
    </w:rPr>
  </w:style>
  <w:style w:type="character" w:styleId="IntenseReference">
    <w:name w:val="Intense Reference"/>
    <w:basedOn w:val="DefaultParagraphFont"/>
    <w:uiPriority w:val="32"/>
    <w:qFormat/>
    <w:rsid w:val="00D2153D"/>
    <w:rPr>
      <w:b/>
      <w:bCs/>
      <w:smallCaps/>
      <w:color w:val="0F4761" w:themeColor="accent1" w:themeShade="BF"/>
      <w:spacing w:val="5"/>
    </w:rPr>
  </w:style>
  <w:style w:type="paragraph" w:styleId="Revision">
    <w:name w:val="Revision"/>
    <w:hidden/>
    <w:uiPriority w:val="99"/>
    <w:semiHidden/>
    <w:rsid w:val="00C52729"/>
  </w:style>
  <w:style w:type="character" w:styleId="CommentReference">
    <w:name w:val="annotation reference"/>
    <w:basedOn w:val="DefaultParagraphFont"/>
    <w:uiPriority w:val="99"/>
    <w:semiHidden/>
    <w:unhideWhenUsed/>
    <w:rsid w:val="00293159"/>
    <w:rPr>
      <w:sz w:val="16"/>
      <w:szCs w:val="16"/>
    </w:rPr>
  </w:style>
  <w:style w:type="paragraph" w:styleId="CommentText">
    <w:name w:val="annotation text"/>
    <w:basedOn w:val="Normal"/>
    <w:link w:val="CommentTextChar"/>
    <w:uiPriority w:val="99"/>
    <w:unhideWhenUsed/>
    <w:rsid w:val="00293159"/>
    <w:pPr>
      <w:spacing w:line="240" w:lineRule="auto"/>
    </w:pPr>
    <w:rPr>
      <w:sz w:val="20"/>
      <w:szCs w:val="20"/>
    </w:rPr>
  </w:style>
  <w:style w:type="character" w:customStyle="1" w:styleId="CommentTextChar">
    <w:name w:val="Comment Text Char"/>
    <w:basedOn w:val="DefaultParagraphFont"/>
    <w:link w:val="CommentText"/>
    <w:uiPriority w:val="99"/>
    <w:rsid w:val="00293159"/>
    <w:rPr>
      <w:rFonts w:ascii="Times New Roman" w:eastAsiaTheme="minorEastAsia" w:hAnsi="Times New Roman" w:cs="Times New Roman"/>
      <w:kern w:val="0"/>
      <w:sz w:val="20"/>
      <w:szCs w:val="20"/>
      <w14:ligatures w14:val="none"/>
    </w:rPr>
  </w:style>
  <w:style w:type="character" w:customStyle="1" w:styleId="ListParagraphChar">
    <w:name w:val="List Paragraph Char"/>
    <w:basedOn w:val="DefaultParagraphFont"/>
    <w:link w:val="ListParagraph"/>
    <w:uiPriority w:val="34"/>
    <w:rsid w:val="00293159"/>
  </w:style>
  <w:style w:type="paragraph" w:customStyle="1" w:styleId="Heading1withoutnumber">
    <w:name w:val="Heading 1 without number"/>
    <w:basedOn w:val="Heading1"/>
    <w:qFormat/>
    <w:rsid w:val="00293159"/>
    <w:pPr>
      <w:spacing w:before="240" w:after="0"/>
    </w:pPr>
    <w:rPr>
      <w:rFonts w:ascii="Times New Roman" w:hAnsi="Times New Roman"/>
      <w:b/>
      <w:color w:val="auto"/>
      <w:sz w:val="24"/>
      <w:szCs w:val="32"/>
      <w:u w:val="single"/>
    </w:rPr>
  </w:style>
  <w:style w:type="paragraph" w:customStyle="1" w:styleId="Normalfirstindented">
    <w:name w:val="Normal first indented"/>
    <w:basedOn w:val="Normal"/>
    <w:link w:val="NormalfirstindentedChar"/>
    <w:qFormat/>
    <w:rsid w:val="00293159"/>
    <w:pPr>
      <w:ind w:firstLine="475"/>
    </w:pPr>
  </w:style>
  <w:style w:type="character" w:customStyle="1" w:styleId="NormalfirstindentedChar">
    <w:name w:val="Normal first indented Char"/>
    <w:basedOn w:val="DefaultParagraphFont"/>
    <w:link w:val="Normalfirstindented"/>
    <w:rsid w:val="00293159"/>
    <w:rPr>
      <w:rFonts w:ascii="Times New Roman" w:eastAsiaTheme="minorEastAsia" w:hAnsi="Times New Roman" w:cs="Times New Roman"/>
      <w:kern w:val="0"/>
      <w14:ligatures w14:val="none"/>
    </w:rPr>
  </w:style>
  <w:style w:type="paragraph" w:styleId="Caption">
    <w:name w:val="caption"/>
    <w:basedOn w:val="Normal"/>
    <w:next w:val="Normal"/>
    <w:uiPriority w:val="35"/>
    <w:unhideWhenUsed/>
    <w:qFormat/>
    <w:rsid w:val="00293159"/>
    <w:pPr>
      <w:spacing w:after="200" w:line="240" w:lineRule="auto"/>
    </w:pPr>
    <w:rPr>
      <w:iCs/>
      <w:szCs w:val="18"/>
    </w:rPr>
  </w:style>
  <w:style w:type="paragraph" w:customStyle="1" w:styleId="xmsonormal">
    <w:name w:val="x_msonormal"/>
    <w:basedOn w:val="Normal"/>
    <w:rsid w:val="003952F9"/>
    <w:pPr>
      <w:spacing w:before="100" w:beforeAutospacing="1" w:after="100" w:afterAutospacing="1" w:line="240" w:lineRule="auto"/>
    </w:pPr>
  </w:style>
  <w:style w:type="paragraph" w:customStyle="1" w:styleId="ThesisStyle1">
    <w:name w:val="Thesis Style 1"/>
    <w:basedOn w:val="Heading1"/>
    <w:link w:val="ThesisStyle1Char"/>
    <w:qFormat/>
    <w:rsid w:val="003952F9"/>
    <w:pPr>
      <w:spacing w:before="240" w:after="0"/>
      <w:ind w:left="432" w:hanging="432"/>
    </w:pPr>
    <w:rPr>
      <w:rFonts w:ascii="Times New Roman" w:hAnsi="Times New Roman"/>
      <w:b/>
      <w:szCs w:val="32"/>
      <w:u w:val="single"/>
    </w:rPr>
  </w:style>
  <w:style w:type="character" w:customStyle="1" w:styleId="ThesisStyle1Char">
    <w:name w:val="Thesis Style 1 Char"/>
    <w:basedOn w:val="Heading1Char"/>
    <w:link w:val="ThesisStyle1"/>
    <w:rsid w:val="003952F9"/>
    <w:rPr>
      <w:rFonts w:ascii="Times New Roman" w:eastAsiaTheme="majorEastAsia" w:hAnsi="Times New Roman" w:cstheme="majorBidi"/>
      <w:b/>
      <w:color w:val="0F4761" w:themeColor="accent1" w:themeShade="BF"/>
      <w:kern w:val="0"/>
      <w:sz w:val="40"/>
      <w:szCs w:val="32"/>
      <w:u w:val="single"/>
      <w14:ligatures w14:val="none"/>
    </w:rPr>
  </w:style>
  <w:style w:type="paragraph" w:customStyle="1" w:styleId="Thesis1">
    <w:name w:val="Thesis1"/>
    <w:basedOn w:val="ThesisStyle1"/>
    <w:link w:val="Thesis1Char"/>
    <w:qFormat/>
    <w:rsid w:val="003952F9"/>
    <w:rPr>
      <w:rFonts w:cs="Times New Roman"/>
      <w:b w:val="0"/>
      <w:bCs/>
    </w:rPr>
  </w:style>
  <w:style w:type="character" w:customStyle="1" w:styleId="Thesis1Char">
    <w:name w:val="Thesis1 Char"/>
    <w:basedOn w:val="ThesisStyle1Char"/>
    <w:link w:val="Thesis1"/>
    <w:rsid w:val="003952F9"/>
    <w:rPr>
      <w:rFonts w:ascii="Times New Roman" w:eastAsiaTheme="majorEastAsia" w:hAnsi="Times New Roman" w:cs="Times New Roman"/>
      <w:b w:val="0"/>
      <w:bCs/>
      <w:color w:val="0F4761" w:themeColor="accent1" w:themeShade="BF"/>
      <w:kern w:val="0"/>
      <w:sz w:val="40"/>
      <w:szCs w:val="32"/>
      <w:u w:val="single"/>
      <w14:ligatures w14:val="none"/>
    </w:rPr>
  </w:style>
  <w:style w:type="character" w:styleId="Hyperlink">
    <w:name w:val="Hyperlink"/>
    <w:basedOn w:val="DefaultParagraphFont"/>
    <w:uiPriority w:val="99"/>
    <w:unhideWhenUsed/>
    <w:rsid w:val="003952F9"/>
    <w:rPr>
      <w:color w:val="467886" w:themeColor="hyperlink"/>
      <w:u w:val="single"/>
    </w:rPr>
  </w:style>
  <w:style w:type="character" w:styleId="UnresolvedMention">
    <w:name w:val="Unresolved Mention"/>
    <w:basedOn w:val="DefaultParagraphFont"/>
    <w:uiPriority w:val="99"/>
    <w:semiHidden/>
    <w:unhideWhenUsed/>
    <w:rsid w:val="003952F9"/>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3952F9"/>
    <w:rPr>
      <w:b/>
      <w:bCs/>
    </w:rPr>
  </w:style>
  <w:style w:type="character" w:customStyle="1" w:styleId="CommentSubjectChar">
    <w:name w:val="Comment Subject Char"/>
    <w:basedOn w:val="CommentTextChar"/>
    <w:link w:val="CommentSubject"/>
    <w:uiPriority w:val="99"/>
    <w:semiHidden/>
    <w:rsid w:val="003952F9"/>
    <w:rPr>
      <w:rFonts w:ascii="Times New Roman" w:eastAsiaTheme="minorEastAsia" w:hAnsi="Times New Roman" w:cs="Times New Roman"/>
      <w:b/>
      <w:bCs/>
      <w:kern w:val="0"/>
      <w:sz w:val="20"/>
      <w:szCs w:val="20"/>
      <w14:ligatures w14:val="none"/>
    </w:rPr>
  </w:style>
  <w:style w:type="paragraph" w:styleId="Header">
    <w:name w:val="header"/>
    <w:basedOn w:val="Normal"/>
    <w:link w:val="HeaderChar"/>
    <w:uiPriority w:val="99"/>
    <w:unhideWhenUsed/>
    <w:rsid w:val="003952F9"/>
    <w:pPr>
      <w:tabs>
        <w:tab w:val="center" w:pos="4680"/>
        <w:tab w:val="right" w:pos="9360"/>
      </w:tabs>
      <w:spacing w:line="240" w:lineRule="auto"/>
    </w:pPr>
  </w:style>
  <w:style w:type="character" w:customStyle="1" w:styleId="HeaderChar">
    <w:name w:val="Header Char"/>
    <w:basedOn w:val="DefaultParagraphFont"/>
    <w:link w:val="Header"/>
    <w:uiPriority w:val="99"/>
    <w:rsid w:val="003952F9"/>
    <w:rPr>
      <w:rFonts w:ascii="Times New Roman" w:eastAsiaTheme="minorEastAsia" w:hAnsi="Times New Roman" w:cs="Times New Roman"/>
      <w:kern w:val="0"/>
      <w14:ligatures w14:val="none"/>
    </w:rPr>
  </w:style>
  <w:style w:type="paragraph" w:styleId="Footer">
    <w:name w:val="footer"/>
    <w:basedOn w:val="Normal"/>
    <w:link w:val="FooterChar"/>
    <w:uiPriority w:val="99"/>
    <w:unhideWhenUsed/>
    <w:rsid w:val="003952F9"/>
    <w:pPr>
      <w:tabs>
        <w:tab w:val="center" w:pos="4680"/>
        <w:tab w:val="right" w:pos="9360"/>
      </w:tabs>
      <w:spacing w:line="240" w:lineRule="auto"/>
    </w:pPr>
  </w:style>
  <w:style w:type="character" w:customStyle="1" w:styleId="FooterChar">
    <w:name w:val="Footer Char"/>
    <w:basedOn w:val="DefaultParagraphFont"/>
    <w:link w:val="Footer"/>
    <w:uiPriority w:val="99"/>
    <w:rsid w:val="003952F9"/>
    <w:rPr>
      <w:rFonts w:ascii="Times New Roman" w:eastAsiaTheme="minorEastAsia" w:hAnsi="Times New Roman" w:cs="Times New Roman"/>
      <w:kern w:val="0"/>
      <w14:ligatures w14:val="none"/>
    </w:rPr>
  </w:style>
  <w:style w:type="character" w:styleId="PlaceholderText">
    <w:name w:val="Placeholder Text"/>
    <w:basedOn w:val="DefaultParagraphFont"/>
    <w:uiPriority w:val="99"/>
    <w:semiHidden/>
    <w:rsid w:val="003952F9"/>
    <w:rPr>
      <w:color w:val="666666"/>
    </w:rPr>
  </w:style>
  <w:style w:type="character" w:styleId="FollowedHyperlink">
    <w:name w:val="FollowedHyperlink"/>
    <w:basedOn w:val="DefaultParagraphFont"/>
    <w:uiPriority w:val="99"/>
    <w:semiHidden/>
    <w:unhideWhenUsed/>
    <w:rsid w:val="003952F9"/>
    <w:rPr>
      <w:color w:val="96607D" w:themeColor="followedHyperlink"/>
      <w:u w:val="single"/>
    </w:rPr>
  </w:style>
  <w:style w:type="character" w:styleId="Mention">
    <w:name w:val="Mention"/>
    <w:basedOn w:val="DefaultParagraphFont"/>
    <w:uiPriority w:val="99"/>
    <w:unhideWhenUsed/>
    <w:rsid w:val="003952F9"/>
    <w:rPr>
      <w:color w:val="2B579A"/>
      <w:shd w:val="clear" w:color="auto" w:fill="E1DFDD"/>
    </w:rPr>
  </w:style>
  <w:style w:type="paragraph" w:styleId="EndnoteText">
    <w:name w:val="endnote text"/>
    <w:basedOn w:val="Normal"/>
    <w:link w:val="EndnoteTextChar"/>
    <w:uiPriority w:val="99"/>
    <w:semiHidden/>
    <w:unhideWhenUsed/>
    <w:rsid w:val="003952F9"/>
    <w:pPr>
      <w:spacing w:line="240" w:lineRule="auto"/>
    </w:pPr>
    <w:rPr>
      <w:sz w:val="20"/>
      <w:szCs w:val="20"/>
    </w:rPr>
  </w:style>
  <w:style w:type="character" w:customStyle="1" w:styleId="EndnoteTextChar">
    <w:name w:val="Endnote Text Char"/>
    <w:basedOn w:val="DefaultParagraphFont"/>
    <w:link w:val="EndnoteText"/>
    <w:uiPriority w:val="99"/>
    <w:semiHidden/>
    <w:rsid w:val="003952F9"/>
    <w:rPr>
      <w:rFonts w:ascii="Times New Roman" w:eastAsiaTheme="minorEastAsia" w:hAnsi="Times New Roman" w:cs="Times New Roman"/>
      <w:kern w:val="0"/>
      <w:sz w:val="20"/>
      <w:szCs w:val="20"/>
      <w14:ligatures w14:val="none"/>
    </w:rPr>
  </w:style>
  <w:style w:type="character" w:styleId="EndnoteReference">
    <w:name w:val="endnote reference"/>
    <w:basedOn w:val="DefaultParagraphFont"/>
    <w:uiPriority w:val="99"/>
    <w:semiHidden/>
    <w:unhideWhenUsed/>
    <w:rsid w:val="003952F9"/>
    <w:rPr>
      <w:vertAlign w:val="superscript"/>
    </w:rPr>
  </w:style>
  <w:style w:type="paragraph" w:customStyle="1" w:styleId="EndNoteBibliographyTitle">
    <w:name w:val="EndNote Bibliography Title"/>
    <w:basedOn w:val="Normal"/>
    <w:link w:val="EndNoteBibliographyTitleChar"/>
    <w:rsid w:val="003952F9"/>
    <w:pPr>
      <w:jc w:val="center"/>
    </w:pPr>
    <w:rPr>
      <w:noProof/>
    </w:rPr>
  </w:style>
  <w:style w:type="character" w:customStyle="1" w:styleId="EndNoteBibliographyTitleChar">
    <w:name w:val="EndNote Bibliography Title Char"/>
    <w:basedOn w:val="ListParagraphChar"/>
    <w:link w:val="EndNoteBibliographyTitle"/>
    <w:rsid w:val="003952F9"/>
    <w:rPr>
      <w:rFonts w:ascii="Times New Roman" w:eastAsiaTheme="minorEastAsia" w:hAnsi="Times New Roman" w:cs="Times New Roman"/>
      <w:noProof/>
      <w:kern w:val="0"/>
      <w14:ligatures w14:val="none"/>
    </w:rPr>
  </w:style>
  <w:style w:type="paragraph" w:customStyle="1" w:styleId="EndNoteBibliography">
    <w:name w:val="EndNote Bibliography"/>
    <w:basedOn w:val="Normal"/>
    <w:link w:val="EndNoteBibliographyChar"/>
    <w:rsid w:val="003952F9"/>
    <w:pPr>
      <w:spacing w:line="240" w:lineRule="auto"/>
    </w:pPr>
    <w:rPr>
      <w:noProof/>
    </w:rPr>
  </w:style>
  <w:style w:type="character" w:customStyle="1" w:styleId="EndNoteBibliographyChar">
    <w:name w:val="EndNote Bibliography Char"/>
    <w:basedOn w:val="ListParagraphChar"/>
    <w:link w:val="EndNoteBibliography"/>
    <w:rsid w:val="003952F9"/>
    <w:rPr>
      <w:rFonts w:ascii="Times New Roman" w:eastAsiaTheme="minorEastAsia" w:hAnsi="Times New Roman" w:cs="Times New Roman"/>
      <w:noProof/>
      <w:kern w:val="0"/>
      <w14:ligatures w14:val="none"/>
    </w:rPr>
  </w:style>
  <w:style w:type="character" w:styleId="LineNumber">
    <w:name w:val="line number"/>
    <w:basedOn w:val="DefaultParagraphFont"/>
    <w:uiPriority w:val="99"/>
    <w:semiHidden/>
    <w:unhideWhenUsed/>
    <w:rsid w:val="003952F9"/>
  </w:style>
  <w:style w:type="numbering" w:customStyle="1" w:styleId="CurrentList1">
    <w:name w:val="Current List1"/>
    <w:uiPriority w:val="99"/>
    <w:rsid w:val="003952F9"/>
    <w:pPr>
      <w:numPr>
        <w:numId w:val="7"/>
      </w:numPr>
    </w:pPr>
  </w:style>
  <w:style w:type="numbering" w:customStyle="1" w:styleId="CurrentList2">
    <w:name w:val="Current List2"/>
    <w:uiPriority w:val="99"/>
    <w:rsid w:val="003952F9"/>
    <w:pPr>
      <w:numPr>
        <w:numId w:val="8"/>
      </w:numPr>
    </w:pPr>
  </w:style>
  <w:style w:type="paragraph" w:styleId="FootnoteText">
    <w:name w:val="footnote text"/>
    <w:basedOn w:val="Normal"/>
    <w:link w:val="FootnoteTextChar"/>
    <w:uiPriority w:val="99"/>
    <w:semiHidden/>
    <w:unhideWhenUsed/>
    <w:rsid w:val="003952F9"/>
    <w:pPr>
      <w:spacing w:line="240" w:lineRule="auto"/>
    </w:pPr>
    <w:rPr>
      <w:sz w:val="20"/>
      <w:szCs w:val="20"/>
    </w:rPr>
  </w:style>
  <w:style w:type="character" w:customStyle="1" w:styleId="FootnoteTextChar">
    <w:name w:val="Footnote Text Char"/>
    <w:basedOn w:val="DefaultParagraphFont"/>
    <w:link w:val="FootnoteText"/>
    <w:uiPriority w:val="99"/>
    <w:semiHidden/>
    <w:rsid w:val="003952F9"/>
    <w:rPr>
      <w:rFonts w:ascii="Times New Roman" w:eastAsiaTheme="minorEastAsia"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3952F9"/>
    <w:rPr>
      <w:vertAlign w:val="superscript"/>
    </w:rPr>
  </w:style>
  <w:style w:type="table" w:styleId="TableGrid">
    <w:name w:val="Table Grid"/>
    <w:basedOn w:val="TableNormal"/>
    <w:uiPriority w:val="39"/>
    <w:rsid w:val="003952F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1">
    <w:name w:val="index 1"/>
    <w:basedOn w:val="Normal"/>
    <w:next w:val="Normal"/>
    <w:autoRedefine/>
    <w:uiPriority w:val="99"/>
    <w:semiHidden/>
    <w:unhideWhenUsed/>
    <w:rsid w:val="003952F9"/>
    <w:pPr>
      <w:spacing w:line="240" w:lineRule="auto"/>
      <w:ind w:left="240" w:hanging="240"/>
    </w:pPr>
  </w:style>
  <w:style w:type="table" w:styleId="PlainTable5">
    <w:name w:val="Plain Table 5"/>
    <w:basedOn w:val="TableNormal"/>
    <w:uiPriority w:val="45"/>
    <w:rsid w:val="003952F9"/>
    <w:rPr>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CurrentList3">
    <w:name w:val="Current List3"/>
    <w:uiPriority w:val="99"/>
    <w:rsid w:val="003952F9"/>
    <w:pPr>
      <w:numPr>
        <w:numId w:val="12"/>
      </w:numPr>
    </w:pPr>
  </w:style>
  <w:style w:type="numbering" w:customStyle="1" w:styleId="CurrentList4">
    <w:name w:val="Current List4"/>
    <w:uiPriority w:val="99"/>
    <w:rsid w:val="003952F9"/>
    <w:pPr>
      <w:numPr>
        <w:numId w:val="13"/>
      </w:numPr>
    </w:pPr>
  </w:style>
  <w:style w:type="numbering" w:customStyle="1" w:styleId="CurrentList5">
    <w:name w:val="Current List5"/>
    <w:uiPriority w:val="99"/>
    <w:rsid w:val="003952F9"/>
    <w:pPr>
      <w:numPr>
        <w:numId w:val="14"/>
      </w:numPr>
    </w:pPr>
  </w:style>
  <w:style w:type="table" w:styleId="PlainTable4">
    <w:name w:val="Plain Table 4"/>
    <w:basedOn w:val="TableNormal"/>
    <w:uiPriority w:val="44"/>
    <w:rsid w:val="003952F9"/>
    <w:rPr>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3952F9"/>
    <w:rPr>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952F9"/>
    <w:rPr>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CurrentList6">
    <w:name w:val="Current List6"/>
    <w:uiPriority w:val="99"/>
    <w:rsid w:val="003952F9"/>
    <w:pPr>
      <w:numPr>
        <w:numId w:val="32"/>
      </w:numPr>
    </w:pPr>
  </w:style>
  <w:style w:type="table" w:styleId="PlainTable2">
    <w:name w:val="Plain Table 2"/>
    <w:basedOn w:val="TableNormal"/>
    <w:uiPriority w:val="42"/>
    <w:rsid w:val="003952F9"/>
    <w:rPr>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styleId="111111">
    <w:name w:val="Outline List 2"/>
    <w:basedOn w:val="NoList"/>
    <w:uiPriority w:val="99"/>
    <w:semiHidden/>
    <w:unhideWhenUsed/>
    <w:rsid w:val="003952F9"/>
    <w:pPr>
      <w:numPr>
        <w:numId w:val="29"/>
      </w:numPr>
    </w:pPr>
  </w:style>
  <w:style w:type="numbering" w:customStyle="1" w:styleId="CurrentList7">
    <w:name w:val="Current List7"/>
    <w:uiPriority w:val="99"/>
    <w:rsid w:val="003952F9"/>
    <w:pPr>
      <w:numPr>
        <w:numId w:val="33"/>
      </w:numPr>
    </w:pPr>
  </w:style>
  <w:style w:type="table" w:styleId="GridTable1Light">
    <w:name w:val="Grid Table 1 Light"/>
    <w:basedOn w:val="TableNormal"/>
    <w:uiPriority w:val="46"/>
    <w:rsid w:val="00462A8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014218">
      <w:bodyDiv w:val="1"/>
      <w:marLeft w:val="0"/>
      <w:marRight w:val="0"/>
      <w:marTop w:val="0"/>
      <w:marBottom w:val="0"/>
      <w:divBdr>
        <w:top w:val="none" w:sz="0" w:space="0" w:color="auto"/>
        <w:left w:val="none" w:sz="0" w:space="0" w:color="auto"/>
        <w:bottom w:val="none" w:sz="0" w:space="0" w:color="auto"/>
        <w:right w:val="none" w:sz="0" w:space="0" w:color="auto"/>
      </w:divBdr>
    </w:div>
    <w:div w:id="827747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EarthToMooney/scRBA/blob/main/build_model/input/GSM_iSace1144_rba.json" TargetMode="External"/><Relationship Id="rId11" Type="http://schemas.openxmlformats.org/officeDocument/2006/relationships/theme" Target="theme/theme1.xml"/><Relationship Id="rId5" Type="http://schemas.openxmlformats.org/officeDocument/2006/relationships/hyperlink" Target="mailto:costas@psu.edu" TargetMode="Externa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14</Pages>
  <Words>4272</Words>
  <Characters>24355</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Mooney, Eric James</dc:creator>
  <cp:keywords/>
  <dc:description/>
  <cp:lastModifiedBy>Mooney, Eric James</cp:lastModifiedBy>
  <cp:revision>28</cp:revision>
  <dcterms:created xsi:type="dcterms:W3CDTF">2025-05-30T21:16:00Z</dcterms:created>
  <dcterms:modified xsi:type="dcterms:W3CDTF">2025-10-16T19:24:00Z</dcterms:modified>
</cp:coreProperties>
</file>